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600E" w:rsidRDefault="00E301A3" w:rsidP="00E301A3">
      <w:pPr>
        <w:rPr>
          <w:rFonts w:ascii="Times New Roman" w:eastAsia="Times New Roman" w:hAnsi="Times New Roman" w:cs="Times New Roman"/>
          <w:sz w:val="24"/>
          <w:szCs w:val="24"/>
        </w:rPr>
      </w:pPr>
      <w:r>
        <w:rPr>
          <w:rFonts w:ascii="Times New Roman" w:eastAsia="Times New Roman" w:hAnsi="Times New Roman" w:cs="Times New Roman"/>
          <w:sz w:val="24"/>
          <w:szCs w:val="24"/>
        </w:rPr>
        <w:t>Ref</w:t>
      </w:r>
      <w:r w:rsidR="004756F0">
        <w:rPr>
          <w:rFonts w:ascii="Times New Roman" w:eastAsia="Times New Roman" w:hAnsi="Times New Roman" w:cs="Times New Roman"/>
          <w:sz w:val="24"/>
          <w:szCs w:val="24"/>
        </w:rPr>
        <w:t xml:space="preserve">. </w:t>
      </w:r>
      <w:r w:rsidR="004756F0">
        <w:rPr>
          <w:rFonts w:ascii="Times New Roman" w:eastAsia="Times New Roman" w:hAnsi="Times New Roman" w:cs="Times New Roman"/>
          <w:sz w:val="24"/>
          <w:szCs w:val="24"/>
        </w:rPr>
        <w:t>VIP link</w:t>
      </w:r>
      <w:r>
        <w:rPr>
          <w:rFonts w:ascii="Times New Roman" w:eastAsia="Times New Roman" w:hAnsi="Times New Roman" w:cs="Times New Roman"/>
          <w:sz w:val="24"/>
          <w:szCs w:val="24"/>
        </w:rPr>
        <w:t xml:space="preserve">: </w:t>
      </w:r>
      <w:hyperlink r:id="rId6" w:history="1">
        <w:r w:rsidRPr="00FB74E7">
          <w:rPr>
            <w:rStyle w:val="Hyperlink"/>
            <w:rFonts w:ascii="Times New Roman" w:eastAsia="Times New Roman" w:hAnsi="Times New Roman" w:cs="Times New Roman"/>
            <w:sz w:val="24"/>
            <w:szCs w:val="24"/>
          </w:rPr>
          <w:t>https://daadscholarship.com/10-ats-compatible-curriculum-vitae-cv-formats-for-2025-to-get-you-selected/</w:t>
        </w:r>
      </w:hyperlink>
    </w:p>
    <w:p w:rsidR="003F59F2" w:rsidRDefault="003F59F2" w:rsidP="00E301A3">
      <w:pPr>
        <w:rPr>
          <w:rFonts w:ascii="Times New Roman" w:eastAsia="Times New Roman" w:hAnsi="Times New Roman" w:cs="Times New Roman"/>
          <w:sz w:val="24"/>
          <w:szCs w:val="24"/>
        </w:rPr>
      </w:pPr>
      <w:hyperlink r:id="rId7" w:history="1">
        <w:r w:rsidRPr="00FB74E7">
          <w:rPr>
            <w:rStyle w:val="Hyperlink"/>
            <w:rFonts w:ascii="Times New Roman" w:eastAsia="Times New Roman" w:hAnsi="Times New Roman" w:cs="Times New Roman"/>
            <w:sz w:val="24"/>
            <w:szCs w:val="24"/>
          </w:rPr>
          <w:t>https://careercentral.pitt.edu/resources/applicant-tracking-systems-ats-effective-resume-writing/</w:t>
        </w:r>
      </w:hyperlink>
    </w:p>
    <w:p w:rsidR="003F59F2" w:rsidRDefault="004756F0" w:rsidP="00E301A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VIP link: </w:t>
      </w:r>
      <w:hyperlink r:id="rId8" w:history="1">
        <w:r w:rsidRPr="00FB74E7">
          <w:rPr>
            <w:rStyle w:val="Hyperlink"/>
            <w:rFonts w:ascii="Times New Roman" w:eastAsia="Times New Roman" w:hAnsi="Times New Roman" w:cs="Times New Roman"/>
            <w:sz w:val="24"/>
            <w:szCs w:val="24"/>
          </w:rPr>
          <w:t>https://create.microsoft.com/en-us/learn/articles/how-to-write-ats-friendly-resume</w:t>
        </w:r>
      </w:hyperlink>
    </w:p>
    <w:p w:rsidR="004756F0" w:rsidRDefault="008D0F37" w:rsidP="00E301A3">
      <w:pPr>
        <w:rPr>
          <w:rFonts w:ascii="Times New Roman" w:eastAsia="Times New Roman" w:hAnsi="Times New Roman" w:cs="Times New Roman"/>
          <w:sz w:val="24"/>
          <w:szCs w:val="24"/>
        </w:rPr>
      </w:pPr>
      <w:hyperlink r:id="rId9" w:history="1">
        <w:r w:rsidRPr="00FB74E7">
          <w:rPr>
            <w:rStyle w:val="Hyperlink"/>
            <w:rFonts w:ascii="Times New Roman" w:eastAsia="Times New Roman" w:hAnsi="Times New Roman" w:cs="Times New Roman"/>
            <w:sz w:val="24"/>
            <w:szCs w:val="24"/>
          </w:rPr>
          <w:t>http://www.logoed.co.uk/</w:t>
        </w:r>
      </w:hyperlink>
    </w:p>
    <w:p w:rsidR="008D0F37" w:rsidRDefault="001A218F" w:rsidP="00E301A3">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poster,</w:t>
      </w:r>
      <w:proofErr w:type="gramEnd"/>
      <w:r>
        <w:rPr>
          <w:rFonts w:ascii="Times New Roman" w:eastAsia="Times New Roman" w:hAnsi="Times New Roman" w:cs="Times New Roman"/>
          <w:sz w:val="24"/>
          <w:szCs w:val="24"/>
        </w:rPr>
        <w:t>banner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strickers</w:t>
      </w:r>
      <w:proofErr w:type="spellEnd"/>
      <w:r>
        <w:rPr>
          <w:rFonts w:ascii="Times New Roman" w:eastAsia="Times New Roman" w:hAnsi="Times New Roman" w:cs="Times New Roman"/>
          <w:sz w:val="24"/>
          <w:szCs w:val="24"/>
        </w:rPr>
        <w:t xml:space="preserve"> etc. </w:t>
      </w:r>
      <w:hyperlink r:id="rId10" w:history="1">
        <w:r w:rsidRPr="00FB74E7">
          <w:rPr>
            <w:rStyle w:val="Hyperlink"/>
            <w:rFonts w:ascii="Times New Roman" w:eastAsia="Times New Roman" w:hAnsi="Times New Roman" w:cs="Times New Roman"/>
            <w:sz w:val="24"/>
            <w:szCs w:val="24"/>
          </w:rPr>
          <w:t>https://designer.microsoft.com/</w:t>
        </w:r>
      </w:hyperlink>
    </w:p>
    <w:p w:rsidR="001A218F" w:rsidRDefault="001A218F" w:rsidP="00E301A3">
      <w:pPr>
        <w:rPr>
          <w:rFonts w:ascii="Times New Roman" w:eastAsia="Times New Roman" w:hAnsi="Times New Roman" w:cs="Times New Roman"/>
          <w:sz w:val="24"/>
          <w:szCs w:val="24"/>
        </w:rPr>
      </w:pPr>
      <w:bookmarkStart w:id="0" w:name="_GoBack"/>
      <w:bookmarkEnd w:id="0"/>
    </w:p>
    <w:p w:rsidR="00E301A3" w:rsidRDefault="00E301A3" w:rsidP="00E301A3">
      <w:pPr>
        <w:rPr>
          <w:rFonts w:ascii="Times New Roman" w:eastAsia="Times New Roman" w:hAnsi="Times New Roman" w:cs="Times New Roman"/>
          <w:sz w:val="24"/>
          <w:szCs w:val="24"/>
        </w:rPr>
      </w:pPr>
    </w:p>
    <w:p w:rsidR="00044C7F" w:rsidRDefault="00044C7F" w:rsidP="00044C7F">
      <w:pPr>
        <w:pStyle w:val="Heading1"/>
        <w:spacing w:before="0" w:beforeAutospacing="0" w:after="225" w:afterAutospacing="0"/>
        <w:rPr>
          <w:rFonts w:ascii="Caudex" w:hAnsi="Caudex"/>
          <w:sz w:val="62"/>
          <w:szCs w:val="62"/>
        </w:rPr>
      </w:pPr>
      <w:r>
        <w:rPr>
          <w:rFonts w:ascii="Caudex" w:hAnsi="Caudex"/>
          <w:sz w:val="62"/>
          <w:szCs w:val="62"/>
        </w:rPr>
        <w:t>10 ATS-Compatible Curriculum vitae (CV) Formats for 2025 to Get You Selected!</w:t>
      </w:r>
    </w:p>
    <w:p w:rsidR="00044C7F" w:rsidRDefault="00044C7F" w:rsidP="00044C7F">
      <w:pPr>
        <w:spacing w:line="360" w:lineRule="atLeast"/>
        <w:rPr>
          <w:rFonts w:ascii="Times New Roman" w:hAnsi="Times New Roman"/>
          <w:color w:val="333333"/>
          <w:sz w:val="18"/>
          <w:szCs w:val="18"/>
        </w:rPr>
      </w:pPr>
      <w:hyperlink r:id="rId11" w:tooltip="Philip Morgan" w:history="1">
        <w:r>
          <w:rPr>
            <w:rStyle w:val="Hyperlink"/>
            <w:b/>
            <w:bCs/>
            <w:color w:val="333333"/>
            <w:sz w:val="18"/>
            <w:szCs w:val="18"/>
            <w:bdr w:val="none" w:sz="0" w:space="0" w:color="auto" w:frame="1"/>
          </w:rPr>
          <w:t>Philip Morgan</w:t>
        </w:r>
      </w:hyperlink>
      <w:r>
        <w:rPr>
          <w:rStyle w:val="date"/>
          <w:color w:val="333333"/>
          <w:sz w:val="18"/>
          <w:szCs w:val="18"/>
          <w:bdr w:val="none" w:sz="0" w:space="0" w:color="auto" w:frame="1"/>
        </w:rPr>
        <w:t>12 hours ago</w:t>
      </w:r>
    </w:p>
    <w:p w:rsidR="00044C7F" w:rsidRDefault="00044C7F" w:rsidP="00044C7F">
      <w:pPr>
        <w:spacing w:line="360" w:lineRule="atLeast"/>
        <w:rPr>
          <w:color w:val="333333"/>
          <w:sz w:val="18"/>
          <w:szCs w:val="18"/>
        </w:rPr>
      </w:pPr>
      <w:r>
        <w:rPr>
          <w:rStyle w:val="meta-reading-time"/>
          <w:color w:val="333333"/>
          <w:sz w:val="18"/>
          <w:szCs w:val="18"/>
          <w:bdr w:val="none" w:sz="0" w:space="0" w:color="auto" w:frame="1"/>
        </w:rPr>
        <w:t> 3 minutes read</w:t>
      </w:r>
    </w:p>
    <w:p w:rsidR="00044C7F" w:rsidRDefault="00044C7F" w:rsidP="00044C7F">
      <w:pPr>
        <w:spacing w:line="0" w:lineRule="auto"/>
        <w:jc w:val="center"/>
        <w:rPr>
          <w:rFonts w:ascii="Chenla" w:hAnsi="Chenla"/>
          <w:color w:val="2C2F34"/>
          <w:sz w:val="20"/>
          <w:szCs w:val="20"/>
        </w:rPr>
      </w:pPr>
      <w:hyperlink r:id="rId12" w:tgtFrame="_blank" w:tooltip="Facebook" w:history="1">
        <w:r>
          <w:rPr>
            <w:rStyle w:val="screen-reader-text"/>
            <w:rFonts w:ascii="Chenla" w:hAnsi="Chenla"/>
            <w:color w:val="FFFFFF"/>
            <w:sz w:val="20"/>
            <w:szCs w:val="20"/>
            <w:bdr w:val="none" w:sz="0" w:space="0" w:color="auto" w:frame="1"/>
            <w:shd w:val="clear" w:color="auto" w:fill="4080FF"/>
          </w:rPr>
          <w:t>Facebook</w:t>
        </w:r>
      </w:hyperlink>
      <w:r>
        <w:rPr>
          <w:rFonts w:ascii="Chenla" w:hAnsi="Chenla"/>
          <w:color w:val="2C2F34"/>
          <w:sz w:val="20"/>
          <w:szCs w:val="20"/>
        </w:rPr>
        <w:t> </w:t>
      </w:r>
      <w:hyperlink r:id="rId13" w:tgtFrame="_blank" w:tooltip="X" w:history="1">
        <w:r>
          <w:rPr>
            <w:rStyle w:val="screen-reader-text"/>
            <w:rFonts w:ascii="Chenla" w:hAnsi="Chenla"/>
            <w:color w:val="FFFFFF"/>
            <w:sz w:val="20"/>
            <w:szCs w:val="20"/>
            <w:bdr w:val="none" w:sz="0" w:space="0" w:color="auto" w:frame="1"/>
            <w:shd w:val="clear" w:color="auto" w:fill="000000"/>
          </w:rPr>
          <w:t>X</w:t>
        </w:r>
      </w:hyperlink>
      <w:r>
        <w:rPr>
          <w:rFonts w:ascii="Chenla" w:hAnsi="Chenla"/>
          <w:color w:val="2C2F34"/>
          <w:sz w:val="20"/>
          <w:szCs w:val="20"/>
        </w:rPr>
        <w:t> </w:t>
      </w:r>
      <w:hyperlink r:id="rId14" w:tgtFrame="_blank" w:tooltip="LinkedIn" w:history="1">
        <w:r>
          <w:rPr>
            <w:rStyle w:val="screen-reader-text"/>
            <w:rFonts w:ascii="Chenla" w:hAnsi="Chenla"/>
            <w:color w:val="FFFFFF"/>
            <w:sz w:val="20"/>
            <w:szCs w:val="20"/>
            <w:bdr w:val="none" w:sz="0" w:space="0" w:color="auto" w:frame="1"/>
            <w:shd w:val="clear" w:color="auto" w:fill="238CC8"/>
          </w:rPr>
          <w:t>LinkedIn</w:t>
        </w:r>
      </w:hyperlink>
      <w:r>
        <w:rPr>
          <w:rFonts w:ascii="Chenla" w:hAnsi="Chenla"/>
          <w:color w:val="2C2F34"/>
          <w:sz w:val="20"/>
          <w:szCs w:val="20"/>
        </w:rPr>
        <w:t> </w:t>
      </w:r>
      <w:hyperlink r:id="rId15" w:tgtFrame="_blank" w:tooltip="Reddit" w:history="1">
        <w:r>
          <w:rPr>
            <w:rStyle w:val="screen-reader-text"/>
            <w:rFonts w:ascii="Chenla" w:hAnsi="Chenla"/>
            <w:color w:val="FFFFFF"/>
            <w:sz w:val="20"/>
            <w:szCs w:val="20"/>
            <w:bdr w:val="none" w:sz="0" w:space="0" w:color="auto" w:frame="1"/>
            <w:shd w:val="clear" w:color="auto" w:fill="FF4500"/>
          </w:rPr>
          <w:t>Reddit</w:t>
        </w:r>
      </w:hyperlink>
      <w:r>
        <w:rPr>
          <w:rFonts w:ascii="Chenla" w:hAnsi="Chenla"/>
          <w:color w:val="2C2F34"/>
          <w:sz w:val="20"/>
          <w:szCs w:val="20"/>
        </w:rPr>
        <w:t> </w:t>
      </w:r>
      <w:hyperlink r:id="rId16" w:tgtFrame="_blank" w:tooltip="Share via Email" w:history="1">
        <w:r>
          <w:rPr>
            <w:rStyle w:val="screen-reader-text"/>
            <w:rFonts w:ascii="Chenla" w:hAnsi="Chenla"/>
            <w:color w:val="FFFFFF"/>
            <w:sz w:val="20"/>
            <w:szCs w:val="20"/>
            <w:bdr w:val="none" w:sz="0" w:space="0" w:color="auto" w:frame="1"/>
            <w:shd w:val="clear" w:color="auto" w:fill="333333"/>
          </w:rPr>
          <w:t>Share via Email</w:t>
        </w:r>
      </w:hyperlink>
      <w:r>
        <w:rPr>
          <w:rFonts w:ascii="Chenla" w:hAnsi="Chenla"/>
          <w:color w:val="2C2F34"/>
          <w:sz w:val="20"/>
          <w:szCs w:val="20"/>
        </w:rPr>
        <w:t> </w:t>
      </w:r>
      <w:hyperlink r:id="rId17" w:tgtFrame="_blank" w:tooltip="Print" w:history="1">
        <w:r>
          <w:rPr>
            <w:rStyle w:val="screen-reader-text"/>
            <w:rFonts w:ascii="Chenla" w:hAnsi="Chenla"/>
            <w:color w:val="FFFFFF"/>
            <w:sz w:val="20"/>
            <w:szCs w:val="20"/>
            <w:bdr w:val="none" w:sz="0" w:space="0" w:color="auto" w:frame="1"/>
            <w:shd w:val="clear" w:color="auto" w:fill="444444"/>
          </w:rPr>
          <w:t>Print</w:t>
        </w:r>
      </w:hyperlink>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Imagine this: You’ve spent hours perfecting your CV, highlighting every achievement, skill, and project that makes you stand out. You hit “Submit,” confident that your application will shine. But days, weeks, and even months pass—and there’s nothing but radio silence. What happened?</w:t>
      </w:r>
    </w:p>
    <w:p w:rsidR="00044C7F" w:rsidRDefault="00044C7F" w:rsidP="00044C7F">
      <w:pPr>
        <w:jc w:val="center"/>
        <w:rPr>
          <w:ins w:id="1" w:author="Unknown"/>
          <w:rFonts w:ascii="Chenla" w:hAnsi="Chenla"/>
          <w:color w:val="2C2F34"/>
          <w:sz w:val="30"/>
          <w:szCs w:val="30"/>
          <w:bdr w:val="none" w:sz="0" w:space="0" w:color="auto" w:frame="1"/>
        </w:rPr>
      </w:pPr>
      <w:hyperlink r:id="rId18" w:tgtFrame="_blank" w:history="1">
        <w:r>
          <w:rPr>
            <w:rStyle w:val="Hyperlink"/>
            <w:rFonts w:ascii="Chenla" w:hAnsi="Chenla"/>
            <w:sz w:val="30"/>
            <w:szCs w:val="30"/>
            <w:bdr w:val="none" w:sz="0" w:space="0" w:color="auto" w:frame="1"/>
          </w:rPr>
          <w:t>Join Opportunities WhatsApp Group</w:t>
        </w:r>
      </w:hyperlink>
    </w:p>
    <w:p w:rsidR="00044C7F" w:rsidRDefault="00044C7F" w:rsidP="00044C7F">
      <w:pPr>
        <w:pStyle w:val="NormalWeb"/>
        <w:spacing w:before="0" w:beforeAutospacing="0" w:after="0" w:afterAutospacing="0"/>
        <w:rPr>
          <w:rFonts w:ascii="Chenla" w:hAnsi="Chenla"/>
          <w:color w:val="2C2F34"/>
          <w:sz w:val="30"/>
          <w:szCs w:val="30"/>
        </w:rPr>
      </w:pPr>
      <w:r>
        <w:rPr>
          <w:rFonts w:ascii="Chenla" w:hAnsi="Chenla"/>
          <w:color w:val="2C2F34"/>
          <w:sz w:val="30"/>
          <w:szCs w:val="30"/>
        </w:rPr>
        <w:t>Here’s the chilling reality: Your CV might have been discarded before it even reached human eyes. While you were carefully crafting your masterpiece, </w:t>
      </w:r>
      <w:r>
        <w:rPr>
          <w:rStyle w:val="Strong"/>
          <w:rFonts w:ascii="Chenla" w:hAnsi="Chenla"/>
          <w:color w:val="2C2F34"/>
          <w:sz w:val="30"/>
          <w:szCs w:val="30"/>
          <w:bdr w:val="none" w:sz="0" w:space="0" w:color="auto" w:frame="1"/>
        </w:rPr>
        <w:t>your competitors</w:t>
      </w:r>
      <w:r>
        <w:rPr>
          <w:rFonts w:ascii="Chenla" w:hAnsi="Chenla"/>
          <w:color w:val="2C2F34"/>
          <w:sz w:val="30"/>
          <w:szCs w:val="30"/>
        </w:rPr>
        <w:t> were already one step ahead. They used </w:t>
      </w:r>
      <w:proofErr w:type="gramStart"/>
      <w:r>
        <w:rPr>
          <w:rStyle w:val="Strong"/>
          <w:rFonts w:ascii="Chenla" w:hAnsi="Chenla"/>
          <w:color w:val="2C2F34"/>
          <w:sz w:val="30"/>
          <w:szCs w:val="30"/>
          <w:bdr w:val="none" w:sz="0" w:space="0" w:color="auto" w:frame="1"/>
        </w:rPr>
        <w:t>updated,</w:t>
      </w:r>
      <w:proofErr w:type="gramEnd"/>
      <w:r>
        <w:rPr>
          <w:rStyle w:val="Strong"/>
          <w:rFonts w:ascii="Chenla" w:hAnsi="Chenla"/>
          <w:color w:val="2C2F34"/>
          <w:sz w:val="30"/>
          <w:szCs w:val="30"/>
          <w:bdr w:val="none" w:sz="0" w:space="0" w:color="auto" w:frame="1"/>
        </w:rPr>
        <w:t xml:space="preserve"> ATS-friendly CV formats</w:t>
      </w:r>
      <w:r>
        <w:rPr>
          <w:rFonts w:ascii="Chenla" w:hAnsi="Chenla"/>
          <w:color w:val="2C2F34"/>
          <w:sz w:val="30"/>
          <w:szCs w:val="30"/>
        </w:rPr>
        <w:t xml:space="preserve"> that sailed through the system seamlessly. </w:t>
      </w:r>
      <w:proofErr w:type="gramStart"/>
      <w:r>
        <w:rPr>
          <w:rFonts w:ascii="Chenla" w:hAnsi="Chenla"/>
          <w:color w:val="2C2F34"/>
          <w:sz w:val="30"/>
          <w:szCs w:val="30"/>
        </w:rPr>
        <w:t>Meanwhile, your beautifully designed CV with fancy fonts, tables, or graphics?</w:t>
      </w:r>
      <w:proofErr w:type="gramEnd"/>
      <w:r>
        <w:rPr>
          <w:rFonts w:ascii="Chenla" w:hAnsi="Chenla"/>
          <w:color w:val="2C2F34"/>
          <w:sz w:val="30"/>
          <w:szCs w:val="30"/>
        </w:rPr>
        <w:t xml:space="preserve"> It got stuck in the digital void, lost in translation by an ATS unable to parse it properly.</w:t>
      </w:r>
    </w:p>
    <w:p w:rsidR="00044C7F" w:rsidRDefault="00044C7F" w:rsidP="00044C7F">
      <w:pPr>
        <w:jc w:val="center"/>
        <w:rPr>
          <w:rFonts w:ascii="Chenla" w:hAnsi="Chenla"/>
          <w:color w:val="2C2F34"/>
          <w:sz w:val="30"/>
          <w:szCs w:val="30"/>
        </w:rPr>
      </w:pPr>
      <w:r>
        <w:rPr>
          <w:rStyle w:val="stream-title"/>
          <w:rFonts w:ascii="Chenla" w:hAnsi="Chenla"/>
          <w:color w:val="A5A5A5"/>
          <w:sz w:val="17"/>
          <w:szCs w:val="17"/>
          <w:bdr w:val="none" w:sz="0" w:space="0" w:color="auto" w:frame="1"/>
        </w:rPr>
        <w:t>Advertisement</w:t>
      </w:r>
    </w:p>
    <w:p w:rsidR="00044C7F" w:rsidRDefault="00044C7F" w:rsidP="00044C7F">
      <w:pPr>
        <w:pStyle w:val="NormalWeb"/>
        <w:spacing w:before="0" w:beforeAutospacing="0" w:after="0" w:afterAutospacing="0"/>
        <w:rPr>
          <w:rFonts w:ascii="Chenla" w:hAnsi="Chenla"/>
          <w:color w:val="2C2F34"/>
          <w:sz w:val="30"/>
          <w:szCs w:val="30"/>
        </w:rPr>
      </w:pPr>
      <w:r>
        <w:rPr>
          <w:rFonts w:ascii="Chenla" w:hAnsi="Chenla"/>
          <w:color w:val="2C2F34"/>
          <w:sz w:val="30"/>
          <w:szCs w:val="30"/>
        </w:rPr>
        <w:lastRenderedPageBreak/>
        <w:t>The stakes couldn’t be higher. With 75% of large companies relying on ATS to filter applications, </w:t>
      </w:r>
      <w:r>
        <w:rPr>
          <w:rStyle w:val="Strong"/>
          <w:rFonts w:ascii="Chenla" w:hAnsi="Chenla"/>
          <w:color w:val="2C2F34"/>
          <w:sz w:val="30"/>
          <w:szCs w:val="30"/>
          <w:bdr w:val="none" w:sz="0" w:space="0" w:color="auto" w:frame="1"/>
        </w:rPr>
        <w:t>getting your CV format wrong</w:t>
      </w:r>
      <w:r>
        <w:rPr>
          <w:rFonts w:ascii="Chenla" w:hAnsi="Chenla"/>
          <w:color w:val="2C2F34"/>
          <w:sz w:val="30"/>
          <w:szCs w:val="30"/>
        </w:rPr>
        <w:t> means you’re out of the race before it even begins. Worse, your competitors—armed with optimized, keyword-rich CVs—are stealing your dream job right from under your nose.</w:t>
      </w:r>
    </w:p>
    <w:p w:rsidR="00044C7F" w:rsidRDefault="00044C7F" w:rsidP="00044C7F">
      <w:pPr>
        <w:pStyle w:val="NormalWeb"/>
        <w:spacing w:before="0" w:beforeAutospacing="0" w:after="0" w:afterAutospacing="0"/>
        <w:rPr>
          <w:rFonts w:ascii="Chenla" w:hAnsi="Chenla"/>
          <w:color w:val="2C2F34"/>
          <w:sz w:val="30"/>
          <w:szCs w:val="30"/>
        </w:rPr>
      </w:pPr>
      <w:r>
        <w:rPr>
          <w:rFonts w:ascii="Chenla" w:hAnsi="Chenla"/>
          <w:color w:val="2C2F34"/>
          <w:sz w:val="30"/>
          <w:szCs w:val="30"/>
        </w:rPr>
        <w:t>But don’t worry—it’s not too late to level the playing field! Below, we’ll reveal the </w:t>
      </w:r>
      <w:r>
        <w:rPr>
          <w:rStyle w:val="Strong"/>
          <w:rFonts w:ascii="Chenla" w:hAnsi="Chenla"/>
          <w:color w:val="2C2F34"/>
          <w:sz w:val="30"/>
          <w:szCs w:val="30"/>
          <w:bdr w:val="none" w:sz="0" w:space="0" w:color="auto" w:frame="1"/>
        </w:rPr>
        <w:t>10 CV formats</w:t>
      </w:r>
      <w:r>
        <w:rPr>
          <w:rFonts w:ascii="Chenla" w:hAnsi="Chenla"/>
          <w:color w:val="2C2F34"/>
          <w:sz w:val="30"/>
          <w:szCs w:val="30"/>
        </w:rPr>
        <w:t xml:space="preserve"> that will not only pass through ATS but also make recruiters take notice. </w:t>
      </w:r>
      <w:proofErr w:type="gramStart"/>
      <w:r>
        <w:rPr>
          <w:rFonts w:ascii="Chenla" w:hAnsi="Chenla"/>
          <w:color w:val="2C2F34"/>
          <w:sz w:val="30"/>
          <w:szCs w:val="30"/>
        </w:rPr>
        <w:t>Ready to outsmart the competition?</w:t>
      </w:r>
      <w:proofErr w:type="gramEnd"/>
      <w:r>
        <w:rPr>
          <w:rFonts w:ascii="Chenla" w:hAnsi="Chenla"/>
          <w:color w:val="2C2F34"/>
          <w:sz w:val="30"/>
          <w:szCs w:val="30"/>
        </w:rPr>
        <w:t xml:space="preserve"> Let’s dive in!</w:t>
      </w:r>
    </w:p>
    <w:p w:rsidR="00044C7F" w:rsidRDefault="00044C7F" w:rsidP="00044C7F">
      <w:pPr>
        <w:jc w:val="center"/>
        <w:rPr>
          <w:rFonts w:ascii="Chenla" w:hAnsi="Chenla"/>
          <w:color w:val="2C2F34"/>
          <w:sz w:val="30"/>
          <w:szCs w:val="30"/>
        </w:rPr>
      </w:pPr>
      <w:r>
        <w:rPr>
          <w:rStyle w:val="stream-title"/>
          <w:rFonts w:ascii="Chenla" w:hAnsi="Chenla"/>
          <w:color w:val="A5A5A5"/>
          <w:sz w:val="17"/>
          <w:szCs w:val="17"/>
          <w:bdr w:val="none" w:sz="0" w:space="0" w:color="auto" w:frame="1"/>
        </w:rPr>
        <w:t>Advertisement</w: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1# Reverse-Chronological CV: The Classic Winner</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This is the gold standard of CVs and a favorite among both recruiters and ATS.</w:t>
      </w:r>
    </w:p>
    <w:p w:rsidR="00044C7F" w:rsidRDefault="00044C7F" w:rsidP="00044C7F">
      <w:pPr>
        <w:numPr>
          <w:ilvl w:val="0"/>
          <w:numId w:val="2"/>
        </w:numPr>
        <w:spacing w:before="75" w:after="0" w:line="240" w:lineRule="auto"/>
        <w:ind w:left="525"/>
        <w:rPr>
          <w:rFonts w:ascii="Chenla" w:hAnsi="Chenla"/>
          <w:color w:val="2C2F34"/>
          <w:sz w:val="30"/>
          <w:szCs w:val="30"/>
        </w:rPr>
      </w:pPr>
    </w:p>
    <w:p w:rsidR="00044C7F" w:rsidRDefault="00044C7F" w:rsidP="00044C7F">
      <w:pPr>
        <w:numPr>
          <w:ilvl w:val="1"/>
          <w:numId w:val="2"/>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Lists your work experience from most recent to oldest, giving recruiters an instant look at your career growth.</w:t>
      </w:r>
    </w:p>
    <w:p w:rsidR="00044C7F" w:rsidRDefault="00044C7F" w:rsidP="00044C7F">
      <w:pPr>
        <w:numPr>
          <w:ilvl w:val="1"/>
          <w:numId w:val="2"/>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Professionals with a steady career trajectory.</w:t>
      </w:r>
    </w:p>
    <w:p w:rsidR="00044C7F" w:rsidRDefault="00044C7F" w:rsidP="00044C7F">
      <w:pPr>
        <w:numPr>
          <w:ilvl w:val="1"/>
          <w:numId w:val="2"/>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Use standard section headers like “Experience” and “Education” to ensure seamless parsing.</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25"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2# Functional CV: Skills Take the Spotlight</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Got employment gaps or switching careers? A functional CV emphasizes your skills over your work history.</w:t>
      </w:r>
    </w:p>
    <w:p w:rsidR="00044C7F" w:rsidRDefault="00044C7F" w:rsidP="00044C7F">
      <w:pPr>
        <w:jc w:val="center"/>
        <w:rPr>
          <w:rFonts w:ascii="Chenla" w:hAnsi="Chenla"/>
          <w:color w:val="2C2F34"/>
          <w:sz w:val="30"/>
          <w:szCs w:val="30"/>
        </w:rPr>
      </w:pPr>
      <w:r>
        <w:rPr>
          <w:rStyle w:val="stream-title"/>
          <w:rFonts w:ascii="Chenla" w:hAnsi="Chenla"/>
          <w:color w:val="A5A5A5"/>
          <w:sz w:val="17"/>
          <w:szCs w:val="17"/>
          <w:bdr w:val="none" w:sz="0" w:space="0" w:color="auto" w:frame="1"/>
        </w:rPr>
        <w:t>Advertisement</w:t>
      </w:r>
    </w:p>
    <w:p w:rsidR="00044C7F" w:rsidRDefault="00044C7F" w:rsidP="00044C7F">
      <w:pPr>
        <w:numPr>
          <w:ilvl w:val="0"/>
          <w:numId w:val="3"/>
        </w:numPr>
        <w:spacing w:before="75" w:after="0" w:line="240" w:lineRule="auto"/>
        <w:ind w:left="525"/>
        <w:rPr>
          <w:rFonts w:ascii="Chenla" w:hAnsi="Chenla"/>
          <w:color w:val="2C2F34"/>
          <w:sz w:val="30"/>
          <w:szCs w:val="30"/>
        </w:rPr>
      </w:pPr>
    </w:p>
    <w:p w:rsidR="00044C7F" w:rsidRDefault="00044C7F" w:rsidP="00044C7F">
      <w:pPr>
        <w:numPr>
          <w:ilvl w:val="1"/>
          <w:numId w:val="3"/>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Showcases your strengths and achievements upfront.</w:t>
      </w:r>
    </w:p>
    <w:p w:rsidR="00044C7F" w:rsidRDefault="00044C7F" w:rsidP="00044C7F">
      <w:pPr>
        <w:numPr>
          <w:ilvl w:val="1"/>
          <w:numId w:val="3"/>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Career changers and fresh graduates.</w:t>
      </w:r>
    </w:p>
    <w:p w:rsidR="00044C7F" w:rsidRDefault="00044C7F" w:rsidP="00044C7F">
      <w:pPr>
        <w:numPr>
          <w:ilvl w:val="1"/>
          <w:numId w:val="3"/>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Add a brief work history section to avoid confusing older ATS systems.</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26"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3# Combination (Hybrid) CV: The Best of Both Worlds</w:t>
      </w:r>
    </w:p>
    <w:p w:rsidR="00044C7F" w:rsidRDefault="00044C7F" w:rsidP="00044C7F">
      <w:pPr>
        <w:pStyle w:val="NormalWeb"/>
        <w:spacing w:before="0" w:beforeAutospacing="0" w:after="0" w:afterAutospacing="0"/>
        <w:rPr>
          <w:rFonts w:ascii="Chenla" w:hAnsi="Chenla"/>
          <w:color w:val="2C2F34"/>
          <w:sz w:val="30"/>
          <w:szCs w:val="30"/>
        </w:rPr>
      </w:pPr>
      <w:r>
        <w:rPr>
          <w:rFonts w:ascii="Chenla" w:hAnsi="Chenla"/>
          <w:color w:val="2C2F34"/>
          <w:sz w:val="30"/>
          <w:szCs w:val="30"/>
        </w:rPr>
        <w:lastRenderedPageBreak/>
        <w:t>When you want to highlight both your skills </w:t>
      </w:r>
      <w:r>
        <w:rPr>
          <w:rStyle w:val="Strong"/>
          <w:rFonts w:ascii="Chenla" w:hAnsi="Chenla"/>
          <w:color w:val="2C2F34"/>
          <w:sz w:val="30"/>
          <w:szCs w:val="30"/>
          <w:bdr w:val="none" w:sz="0" w:space="0" w:color="auto" w:frame="1"/>
        </w:rPr>
        <w:t>and</w:t>
      </w:r>
      <w:r>
        <w:rPr>
          <w:rFonts w:ascii="Chenla" w:hAnsi="Chenla"/>
          <w:color w:val="2C2F34"/>
          <w:sz w:val="30"/>
          <w:szCs w:val="30"/>
        </w:rPr>
        <w:t> your experience, this format is your go-to.</w:t>
      </w:r>
    </w:p>
    <w:p w:rsidR="00044C7F" w:rsidRDefault="00044C7F" w:rsidP="00044C7F">
      <w:pPr>
        <w:numPr>
          <w:ilvl w:val="0"/>
          <w:numId w:val="4"/>
        </w:numPr>
        <w:spacing w:before="75" w:after="0" w:line="240" w:lineRule="auto"/>
        <w:ind w:left="525"/>
        <w:rPr>
          <w:rFonts w:ascii="Chenla" w:hAnsi="Chenla"/>
          <w:color w:val="2C2F34"/>
          <w:sz w:val="30"/>
          <w:szCs w:val="30"/>
        </w:rPr>
      </w:pPr>
    </w:p>
    <w:p w:rsidR="00044C7F" w:rsidRDefault="00044C7F" w:rsidP="00044C7F">
      <w:pPr>
        <w:numPr>
          <w:ilvl w:val="1"/>
          <w:numId w:val="4"/>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Merges skills and chronological work history for a well-rounded view of your qualifications.</w:t>
      </w:r>
    </w:p>
    <w:p w:rsidR="00044C7F" w:rsidRDefault="00044C7F" w:rsidP="00044C7F">
      <w:pPr>
        <w:numPr>
          <w:ilvl w:val="1"/>
          <w:numId w:val="4"/>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Experienced professionals with versatile expertise.</w:t>
      </w:r>
    </w:p>
    <w:p w:rsidR="00044C7F" w:rsidRDefault="00044C7F" w:rsidP="00044C7F">
      <w:pPr>
        <w:numPr>
          <w:ilvl w:val="1"/>
          <w:numId w:val="4"/>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Strategically place keywords in both sections to optimize for ATS scanning.</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27"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4# Targeted CV: Precision at Its Best</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Tailored specifically for the job you’re applying to, this CV speaks directly to the recruiter.</w:t>
      </w:r>
    </w:p>
    <w:p w:rsidR="00044C7F" w:rsidRDefault="00044C7F" w:rsidP="00044C7F">
      <w:pPr>
        <w:numPr>
          <w:ilvl w:val="0"/>
          <w:numId w:val="5"/>
        </w:numPr>
        <w:spacing w:before="75" w:after="0" w:line="240" w:lineRule="auto"/>
        <w:ind w:left="525"/>
        <w:rPr>
          <w:rFonts w:ascii="Chenla" w:hAnsi="Chenla"/>
          <w:color w:val="2C2F34"/>
          <w:sz w:val="30"/>
          <w:szCs w:val="30"/>
        </w:rPr>
      </w:pPr>
    </w:p>
    <w:p w:rsidR="00044C7F" w:rsidRDefault="00044C7F" w:rsidP="00044C7F">
      <w:pPr>
        <w:numPr>
          <w:ilvl w:val="1"/>
          <w:numId w:val="5"/>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Matches job-specific keywords straight from the description.</w:t>
      </w:r>
    </w:p>
    <w:p w:rsidR="00044C7F" w:rsidRDefault="00044C7F" w:rsidP="00044C7F">
      <w:pPr>
        <w:numPr>
          <w:ilvl w:val="1"/>
          <w:numId w:val="5"/>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High-priority applications where you need to stand out.</w:t>
      </w:r>
    </w:p>
    <w:p w:rsidR="00044C7F" w:rsidRDefault="00044C7F" w:rsidP="00044C7F">
      <w:pPr>
        <w:numPr>
          <w:ilvl w:val="1"/>
          <w:numId w:val="5"/>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Customize every section for the role you’re targeting.</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28"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5# Modern CV: Sleek and Simple</w:t>
      </w:r>
    </w:p>
    <w:p w:rsidR="00044C7F" w:rsidRDefault="00044C7F" w:rsidP="00044C7F">
      <w:pPr>
        <w:pStyle w:val="NormalWeb"/>
        <w:spacing w:before="0" w:beforeAutospacing="0" w:after="375" w:afterAutospacing="0"/>
        <w:rPr>
          <w:rFonts w:ascii="Chenla" w:hAnsi="Chenla"/>
          <w:color w:val="2C2F34"/>
          <w:sz w:val="30"/>
          <w:szCs w:val="30"/>
        </w:rPr>
      </w:pPr>
      <w:proofErr w:type="gramStart"/>
      <w:r>
        <w:rPr>
          <w:rFonts w:ascii="Chenla" w:hAnsi="Chenla"/>
          <w:color w:val="2C2F34"/>
          <w:sz w:val="30"/>
          <w:szCs w:val="30"/>
        </w:rPr>
        <w:t>A clean, minimalist layout with subtle design elements that scream “professional.”</w:t>
      </w:r>
      <w:proofErr w:type="gramEnd"/>
    </w:p>
    <w:p w:rsidR="00044C7F" w:rsidRDefault="00044C7F" w:rsidP="00044C7F">
      <w:pPr>
        <w:numPr>
          <w:ilvl w:val="0"/>
          <w:numId w:val="6"/>
        </w:numPr>
        <w:spacing w:before="75" w:after="0" w:line="240" w:lineRule="auto"/>
        <w:ind w:left="525"/>
        <w:rPr>
          <w:rFonts w:ascii="Chenla" w:hAnsi="Chenla"/>
          <w:color w:val="2C2F34"/>
          <w:sz w:val="30"/>
          <w:szCs w:val="30"/>
        </w:rPr>
      </w:pPr>
    </w:p>
    <w:p w:rsidR="00044C7F" w:rsidRDefault="00044C7F" w:rsidP="00044C7F">
      <w:pPr>
        <w:numPr>
          <w:ilvl w:val="1"/>
          <w:numId w:val="6"/>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Balances aesthetics with ATS readability.</w:t>
      </w:r>
    </w:p>
    <w:p w:rsidR="00044C7F" w:rsidRDefault="00044C7F" w:rsidP="00044C7F">
      <w:pPr>
        <w:numPr>
          <w:ilvl w:val="1"/>
          <w:numId w:val="6"/>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Tech-savvy industries and corporate roles.</w:t>
      </w:r>
    </w:p>
    <w:p w:rsidR="00044C7F" w:rsidRDefault="00044C7F" w:rsidP="00044C7F">
      <w:pPr>
        <w:numPr>
          <w:ilvl w:val="1"/>
          <w:numId w:val="6"/>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Avoid overloading with graphics or columns—modern ATS handles some visuals, but simplicity wins.</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29"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6# Creative CV: Design Meets Innovation</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For those in creative fields, this format adds a splash of personality with visuals and design flair.</w:t>
      </w:r>
    </w:p>
    <w:p w:rsidR="00044C7F" w:rsidRDefault="00044C7F" w:rsidP="00044C7F">
      <w:pPr>
        <w:jc w:val="center"/>
        <w:rPr>
          <w:rFonts w:ascii="Chenla" w:hAnsi="Chenla"/>
          <w:color w:val="2C2F34"/>
          <w:sz w:val="30"/>
          <w:szCs w:val="30"/>
        </w:rPr>
      </w:pPr>
      <w:r>
        <w:rPr>
          <w:rStyle w:val="stream-title"/>
          <w:rFonts w:ascii="Chenla" w:hAnsi="Chenla"/>
          <w:color w:val="A5A5A5"/>
          <w:sz w:val="17"/>
          <w:szCs w:val="17"/>
          <w:bdr w:val="none" w:sz="0" w:space="0" w:color="auto" w:frame="1"/>
        </w:rPr>
        <w:lastRenderedPageBreak/>
        <w:t>Advertisement</w:t>
      </w:r>
    </w:p>
    <w:p w:rsidR="00044C7F" w:rsidRDefault="00044C7F" w:rsidP="00044C7F">
      <w:pPr>
        <w:numPr>
          <w:ilvl w:val="0"/>
          <w:numId w:val="7"/>
        </w:numPr>
        <w:spacing w:before="75" w:after="0" w:line="240" w:lineRule="auto"/>
        <w:ind w:left="525"/>
        <w:rPr>
          <w:rFonts w:ascii="Chenla" w:hAnsi="Chenla"/>
          <w:color w:val="2C2F34"/>
          <w:sz w:val="30"/>
          <w:szCs w:val="30"/>
        </w:rPr>
      </w:pPr>
    </w:p>
    <w:p w:rsidR="00044C7F" w:rsidRDefault="00044C7F" w:rsidP="00044C7F">
      <w:pPr>
        <w:numPr>
          <w:ilvl w:val="1"/>
          <w:numId w:val="7"/>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Showcases creativity in industries like marketing, design, or media.</w:t>
      </w:r>
    </w:p>
    <w:p w:rsidR="00044C7F" w:rsidRDefault="00044C7F" w:rsidP="00044C7F">
      <w:pPr>
        <w:numPr>
          <w:ilvl w:val="1"/>
          <w:numId w:val="7"/>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Creative professionals.</w:t>
      </w:r>
    </w:p>
    <w:p w:rsidR="00044C7F" w:rsidRDefault="00044C7F" w:rsidP="00044C7F">
      <w:pPr>
        <w:numPr>
          <w:ilvl w:val="1"/>
          <w:numId w:val="7"/>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Always pair with a plain-text version for ATS submission.</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30" style="width:0;height:0" o:hralign="center" o:hrstd="t" o:hr="t" fillcolor="#a0a0a0" stroked="f"/>
        </w:pict>
      </w:r>
    </w:p>
    <w:p w:rsidR="00044C7F" w:rsidRDefault="00044C7F" w:rsidP="00044C7F">
      <w:pPr>
        <w:pStyle w:val="Heading3"/>
        <w:spacing w:before="0" w:beforeAutospacing="0" w:after="0" w:afterAutospacing="0"/>
        <w:rPr>
          <w:rFonts w:ascii="Caudex" w:hAnsi="Caudex"/>
          <w:color w:val="2C2F34"/>
          <w:sz w:val="35"/>
          <w:szCs w:val="35"/>
        </w:rPr>
      </w:pPr>
      <w:r>
        <w:rPr>
          <w:rStyle w:val="Strong"/>
          <w:rFonts w:ascii="Caudex" w:hAnsi="Caudex"/>
          <w:b/>
          <w:bCs/>
          <w:color w:val="2C2F34"/>
          <w:sz w:val="35"/>
          <w:szCs w:val="35"/>
          <w:bdr w:val="none" w:sz="0" w:space="0" w:color="auto" w:frame="1"/>
        </w:rPr>
        <w:t>7# Infographic CV: Data in Visuals</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This format transforms your achievements into charts, graphs, and eye-catching visuals.</w:t>
      </w:r>
    </w:p>
    <w:p w:rsidR="00044C7F" w:rsidRDefault="00044C7F" w:rsidP="00044C7F">
      <w:pPr>
        <w:numPr>
          <w:ilvl w:val="0"/>
          <w:numId w:val="8"/>
        </w:numPr>
        <w:spacing w:before="75" w:after="0" w:line="240" w:lineRule="auto"/>
        <w:ind w:left="525"/>
        <w:rPr>
          <w:rFonts w:ascii="Chenla" w:hAnsi="Chenla"/>
          <w:color w:val="2C2F34"/>
          <w:sz w:val="30"/>
          <w:szCs w:val="30"/>
        </w:rPr>
      </w:pPr>
    </w:p>
    <w:p w:rsidR="00044C7F" w:rsidRDefault="00044C7F" w:rsidP="00044C7F">
      <w:pPr>
        <w:numPr>
          <w:ilvl w:val="1"/>
          <w:numId w:val="8"/>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Communicates data-heavy accomplishments at a glance.</w:t>
      </w:r>
    </w:p>
    <w:p w:rsidR="00044C7F" w:rsidRDefault="00044C7F" w:rsidP="00044C7F">
      <w:pPr>
        <w:numPr>
          <w:ilvl w:val="1"/>
          <w:numId w:val="8"/>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Designers and analysts.</w:t>
      </w:r>
    </w:p>
    <w:p w:rsidR="00044C7F" w:rsidRDefault="00044C7F" w:rsidP="00044C7F">
      <w:pPr>
        <w:numPr>
          <w:ilvl w:val="1"/>
          <w:numId w:val="8"/>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Not ATS-friendly! Submit a plain-text alternative alongside.</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31"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8# Plain-Text CV: The Bare-Bones Option</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Sometimes, less is more. A plain-text CV is all about simplicity.</w:t>
      </w:r>
    </w:p>
    <w:p w:rsidR="00044C7F" w:rsidRDefault="00044C7F" w:rsidP="00044C7F">
      <w:pPr>
        <w:jc w:val="center"/>
        <w:rPr>
          <w:rFonts w:ascii="Chenla" w:hAnsi="Chenla"/>
          <w:color w:val="2C2F34"/>
          <w:sz w:val="30"/>
          <w:szCs w:val="30"/>
        </w:rPr>
      </w:pPr>
      <w:r>
        <w:rPr>
          <w:rStyle w:val="stream-title"/>
          <w:rFonts w:ascii="Chenla" w:hAnsi="Chenla"/>
          <w:color w:val="A5A5A5"/>
          <w:sz w:val="17"/>
          <w:szCs w:val="17"/>
          <w:bdr w:val="none" w:sz="0" w:space="0" w:color="auto" w:frame="1"/>
        </w:rPr>
        <w:t>Advertisement</w:t>
      </w:r>
    </w:p>
    <w:p w:rsidR="00044C7F" w:rsidRDefault="00044C7F" w:rsidP="00044C7F">
      <w:pPr>
        <w:numPr>
          <w:ilvl w:val="0"/>
          <w:numId w:val="9"/>
        </w:numPr>
        <w:spacing w:before="75" w:after="0" w:line="240" w:lineRule="auto"/>
        <w:ind w:left="525"/>
        <w:rPr>
          <w:rFonts w:ascii="Chenla" w:hAnsi="Chenla"/>
          <w:color w:val="2C2F34"/>
          <w:sz w:val="30"/>
          <w:szCs w:val="30"/>
        </w:rPr>
      </w:pPr>
    </w:p>
    <w:p w:rsidR="00044C7F" w:rsidRDefault="00044C7F" w:rsidP="00044C7F">
      <w:pPr>
        <w:numPr>
          <w:ilvl w:val="1"/>
          <w:numId w:val="9"/>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Universally accepted and easily parsed by all ATS systems.</w:t>
      </w:r>
    </w:p>
    <w:p w:rsidR="00044C7F" w:rsidRDefault="00044C7F" w:rsidP="00044C7F">
      <w:pPr>
        <w:numPr>
          <w:ilvl w:val="1"/>
          <w:numId w:val="9"/>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Online forms or older ATS platforms.</w:t>
      </w:r>
    </w:p>
    <w:p w:rsidR="00044C7F" w:rsidRDefault="00044C7F" w:rsidP="00044C7F">
      <w:pPr>
        <w:numPr>
          <w:ilvl w:val="1"/>
          <w:numId w:val="9"/>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Lack of formatting means your content must shine. Use precise keywords.</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32"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9# LinkedIn-Style CV: Your Profile as Your CV</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With LinkedIn becoming a global resume, this format pulls directly from your online profile.</w:t>
      </w:r>
    </w:p>
    <w:p w:rsidR="00044C7F" w:rsidRDefault="00044C7F" w:rsidP="00044C7F">
      <w:pPr>
        <w:numPr>
          <w:ilvl w:val="0"/>
          <w:numId w:val="10"/>
        </w:numPr>
        <w:spacing w:before="75" w:after="0" w:line="240" w:lineRule="auto"/>
        <w:ind w:left="525"/>
        <w:rPr>
          <w:rFonts w:ascii="Chenla" w:hAnsi="Chenla"/>
          <w:color w:val="2C2F34"/>
          <w:sz w:val="30"/>
          <w:szCs w:val="30"/>
        </w:rPr>
      </w:pPr>
    </w:p>
    <w:p w:rsidR="00044C7F" w:rsidRDefault="00044C7F" w:rsidP="00044C7F">
      <w:pPr>
        <w:numPr>
          <w:ilvl w:val="1"/>
          <w:numId w:val="10"/>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lastRenderedPageBreak/>
        <w:t>Why it works</w:t>
      </w:r>
      <w:r>
        <w:rPr>
          <w:rFonts w:ascii="Chenla" w:hAnsi="Chenla"/>
          <w:color w:val="2C2F34"/>
          <w:sz w:val="30"/>
          <w:szCs w:val="30"/>
        </w:rPr>
        <w:t>: Simplifies the application process for LinkedIn-integrated ATS.</w:t>
      </w:r>
    </w:p>
    <w:p w:rsidR="00044C7F" w:rsidRDefault="00044C7F" w:rsidP="00044C7F">
      <w:pPr>
        <w:numPr>
          <w:ilvl w:val="1"/>
          <w:numId w:val="10"/>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Jobs that accept LinkedIn profiles in place of CVs.</w:t>
      </w:r>
    </w:p>
    <w:p w:rsidR="00044C7F" w:rsidRDefault="00044C7F" w:rsidP="00044C7F">
      <w:pPr>
        <w:numPr>
          <w:ilvl w:val="1"/>
          <w:numId w:val="10"/>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Ensure your LinkedIn profile is polished and keyword-rich.</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33"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10# Video CV: The Game-Changer</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This format lets your personality shine through a video introduction.</w:t>
      </w:r>
    </w:p>
    <w:p w:rsidR="00044C7F" w:rsidRDefault="00044C7F" w:rsidP="00044C7F">
      <w:pPr>
        <w:numPr>
          <w:ilvl w:val="0"/>
          <w:numId w:val="11"/>
        </w:numPr>
        <w:spacing w:before="75" w:after="0" w:line="240" w:lineRule="auto"/>
        <w:ind w:left="525"/>
        <w:rPr>
          <w:rFonts w:ascii="Chenla" w:hAnsi="Chenla"/>
          <w:color w:val="2C2F34"/>
          <w:sz w:val="30"/>
          <w:szCs w:val="30"/>
        </w:rPr>
      </w:pPr>
    </w:p>
    <w:p w:rsidR="00044C7F" w:rsidRDefault="00044C7F" w:rsidP="00044C7F">
      <w:pPr>
        <w:numPr>
          <w:ilvl w:val="1"/>
          <w:numId w:val="11"/>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Why it works</w:t>
      </w:r>
      <w:r>
        <w:rPr>
          <w:rFonts w:ascii="Chenla" w:hAnsi="Chenla"/>
          <w:color w:val="2C2F34"/>
          <w:sz w:val="30"/>
          <w:szCs w:val="30"/>
        </w:rPr>
        <w:t>: Gives recruiters a glimpse of your charisma and communication skills.</w:t>
      </w:r>
    </w:p>
    <w:p w:rsidR="00044C7F" w:rsidRDefault="00044C7F" w:rsidP="00044C7F">
      <w:pPr>
        <w:numPr>
          <w:ilvl w:val="1"/>
          <w:numId w:val="11"/>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Best for</w:t>
      </w:r>
      <w:r>
        <w:rPr>
          <w:rFonts w:ascii="Chenla" w:hAnsi="Chenla"/>
          <w:color w:val="2C2F34"/>
          <w:sz w:val="30"/>
          <w:szCs w:val="30"/>
        </w:rPr>
        <w:t>: Media, customer-facing, or tech roles.</w:t>
      </w:r>
    </w:p>
    <w:p w:rsidR="00044C7F" w:rsidRDefault="00044C7F" w:rsidP="00044C7F">
      <w:pPr>
        <w:numPr>
          <w:ilvl w:val="1"/>
          <w:numId w:val="11"/>
        </w:numPr>
        <w:spacing w:after="0" w:line="240" w:lineRule="auto"/>
        <w:ind w:left="525"/>
        <w:rPr>
          <w:rFonts w:ascii="Chenla" w:hAnsi="Chenla"/>
          <w:color w:val="2C2F34"/>
          <w:sz w:val="30"/>
          <w:szCs w:val="30"/>
        </w:rPr>
      </w:pPr>
      <w:r>
        <w:rPr>
          <w:rStyle w:val="Strong"/>
          <w:rFonts w:ascii="Chenla" w:hAnsi="Chenla"/>
          <w:color w:val="2C2F34"/>
          <w:sz w:val="30"/>
          <w:szCs w:val="30"/>
          <w:bdr w:val="none" w:sz="0" w:space="0" w:color="auto" w:frame="1"/>
        </w:rPr>
        <w:t>ATS Tip</w:t>
      </w:r>
      <w:r>
        <w:rPr>
          <w:rFonts w:ascii="Chenla" w:hAnsi="Chenla"/>
          <w:color w:val="2C2F34"/>
          <w:sz w:val="30"/>
          <w:szCs w:val="30"/>
        </w:rPr>
        <w:t>: Include a traditional CV with a link to your video for ATS parsing.</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34" style="width:0;height:0" o:hralign="center" o:hrstd="t" o:hr="t" fillcolor="#a0a0a0" stroked="f"/>
        </w:pict>
      </w:r>
    </w:p>
    <w:p w:rsidR="00044C7F" w:rsidRDefault="00044C7F" w:rsidP="00044C7F">
      <w:pPr>
        <w:pStyle w:val="Heading2"/>
        <w:spacing w:before="0" w:beforeAutospacing="0" w:after="0" w:afterAutospacing="0"/>
        <w:rPr>
          <w:rFonts w:ascii="Caudex" w:hAnsi="Caudex"/>
          <w:color w:val="2C2F34"/>
          <w:sz w:val="41"/>
          <w:szCs w:val="41"/>
        </w:rPr>
      </w:pPr>
      <w:r>
        <w:rPr>
          <w:rStyle w:val="Strong"/>
          <w:rFonts w:ascii="Caudex" w:hAnsi="Caudex"/>
          <w:b/>
          <w:bCs/>
          <w:color w:val="2C2F34"/>
          <w:sz w:val="41"/>
          <w:szCs w:val="41"/>
          <w:bdr w:val="none" w:sz="0" w:space="0" w:color="auto" w:frame="1"/>
        </w:rPr>
        <w:t>Pro Tips for ATS Success in 2025</w:t>
      </w:r>
    </w:p>
    <w:p w:rsidR="00044C7F" w:rsidRDefault="00044C7F" w:rsidP="00044C7F">
      <w:pPr>
        <w:pStyle w:val="NormalWeb"/>
        <w:spacing w:before="0" w:beforeAutospacing="0" w:after="375" w:afterAutospacing="0"/>
        <w:rPr>
          <w:rFonts w:ascii="Chenla" w:hAnsi="Chenla"/>
          <w:color w:val="2C2F34"/>
          <w:sz w:val="30"/>
          <w:szCs w:val="30"/>
        </w:rPr>
      </w:pPr>
      <w:r>
        <w:rPr>
          <w:rFonts w:ascii="Chenla" w:hAnsi="Chenla"/>
          <w:color w:val="2C2F34"/>
          <w:sz w:val="30"/>
          <w:szCs w:val="30"/>
        </w:rPr>
        <w:t>To make sure your CV stands out, follow these golden rules:</w:t>
      </w:r>
    </w:p>
    <w:p w:rsidR="00044C7F" w:rsidRDefault="00044C7F" w:rsidP="00044C7F">
      <w:pPr>
        <w:jc w:val="center"/>
        <w:rPr>
          <w:rFonts w:ascii="Chenla" w:hAnsi="Chenla"/>
          <w:color w:val="2C2F34"/>
          <w:sz w:val="30"/>
          <w:szCs w:val="30"/>
        </w:rPr>
      </w:pPr>
      <w:r>
        <w:rPr>
          <w:rStyle w:val="stream-title"/>
          <w:rFonts w:ascii="Chenla" w:hAnsi="Chenla"/>
          <w:color w:val="A5A5A5"/>
          <w:sz w:val="17"/>
          <w:szCs w:val="17"/>
          <w:bdr w:val="none" w:sz="0" w:space="0" w:color="auto" w:frame="1"/>
        </w:rPr>
        <w:t>Advertisement</w:t>
      </w:r>
    </w:p>
    <w:p w:rsidR="00044C7F" w:rsidRDefault="00044C7F" w:rsidP="00044C7F">
      <w:pPr>
        <w:numPr>
          <w:ilvl w:val="0"/>
          <w:numId w:val="12"/>
        </w:numPr>
        <w:spacing w:after="0" w:line="240" w:lineRule="auto"/>
        <w:ind w:left="300"/>
        <w:rPr>
          <w:rFonts w:ascii="Chenla" w:hAnsi="Chenla"/>
          <w:color w:val="2C2F34"/>
          <w:sz w:val="30"/>
          <w:szCs w:val="30"/>
        </w:rPr>
      </w:pPr>
      <w:r>
        <w:rPr>
          <w:rStyle w:val="Strong"/>
          <w:rFonts w:ascii="Chenla" w:hAnsi="Chenla"/>
          <w:color w:val="2C2F34"/>
          <w:sz w:val="30"/>
          <w:szCs w:val="30"/>
          <w:bdr w:val="none" w:sz="0" w:space="0" w:color="auto" w:frame="1"/>
        </w:rPr>
        <w:t>Use ATS-Friendly Formats</w:t>
      </w:r>
      <w:r>
        <w:rPr>
          <w:rFonts w:ascii="Chenla" w:hAnsi="Chenla"/>
          <w:color w:val="2C2F34"/>
          <w:sz w:val="30"/>
          <w:szCs w:val="30"/>
        </w:rPr>
        <w:t>: Stick to DOCX, PDF (non-scanned), or plain text.</w:t>
      </w:r>
    </w:p>
    <w:p w:rsidR="00044C7F" w:rsidRDefault="00044C7F" w:rsidP="00044C7F">
      <w:pPr>
        <w:numPr>
          <w:ilvl w:val="0"/>
          <w:numId w:val="12"/>
        </w:numPr>
        <w:spacing w:after="0" w:line="240" w:lineRule="auto"/>
        <w:ind w:left="300"/>
        <w:rPr>
          <w:rFonts w:ascii="Chenla" w:hAnsi="Chenla"/>
          <w:color w:val="2C2F34"/>
          <w:sz w:val="30"/>
          <w:szCs w:val="30"/>
        </w:rPr>
      </w:pPr>
      <w:r>
        <w:rPr>
          <w:rStyle w:val="Strong"/>
          <w:rFonts w:ascii="Chenla" w:hAnsi="Chenla"/>
          <w:color w:val="2C2F34"/>
          <w:sz w:val="30"/>
          <w:szCs w:val="30"/>
          <w:bdr w:val="none" w:sz="0" w:space="0" w:color="auto" w:frame="1"/>
        </w:rPr>
        <w:t>Keep Formatting Simple</w:t>
      </w:r>
      <w:r>
        <w:rPr>
          <w:rFonts w:ascii="Chenla" w:hAnsi="Chenla"/>
          <w:color w:val="2C2F34"/>
          <w:sz w:val="30"/>
          <w:szCs w:val="30"/>
        </w:rPr>
        <w:t>: Avoid tables, fancy fonts, and images that ATS might struggle to read.</w:t>
      </w:r>
    </w:p>
    <w:p w:rsidR="00044C7F" w:rsidRDefault="00044C7F" w:rsidP="00044C7F">
      <w:pPr>
        <w:numPr>
          <w:ilvl w:val="0"/>
          <w:numId w:val="12"/>
        </w:numPr>
        <w:spacing w:after="0" w:line="240" w:lineRule="auto"/>
        <w:ind w:left="300"/>
        <w:rPr>
          <w:rFonts w:ascii="Chenla" w:hAnsi="Chenla"/>
          <w:color w:val="2C2F34"/>
          <w:sz w:val="30"/>
          <w:szCs w:val="30"/>
        </w:rPr>
      </w:pPr>
      <w:r>
        <w:rPr>
          <w:rStyle w:val="Strong"/>
          <w:rFonts w:ascii="Chenla" w:hAnsi="Chenla"/>
          <w:color w:val="2C2F34"/>
          <w:sz w:val="30"/>
          <w:szCs w:val="30"/>
          <w:bdr w:val="none" w:sz="0" w:space="0" w:color="auto" w:frame="1"/>
        </w:rPr>
        <w:t>Sprinkle Keywords Strategically</w:t>
      </w:r>
      <w:r>
        <w:rPr>
          <w:rFonts w:ascii="Chenla" w:hAnsi="Chenla"/>
          <w:color w:val="2C2F34"/>
          <w:sz w:val="30"/>
          <w:szCs w:val="30"/>
        </w:rPr>
        <w:t>: Analyze the job description and use its key terms naturally in your CV.</w:t>
      </w:r>
    </w:p>
    <w:p w:rsidR="00044C7F" w:rsidRDefault="00044C7F" w:rsidP="00044C7F">
      <w:pPr>
        <w:numPr>
          <w:ilvl w:val="0"/>
          <w:numId w:val="12"/>
        </w:numPr>
        <w:spacing w:after="0" w:line="240" w:lineRule="auto"/>
        <w:ind w:left="300"/>
        <w:rPr>
          <w:rFonts w:ascii="Chenla" w:hAnsi="Chenla"/>
          <w:color w:val="2C2F34"/>
          <w:sz w:val="30"/>
          <w:szCs w:val="30"/>
        </w:rPr>
      </w:pPr>
      <w:r>
        <w:rPr>
          <w:rStyle w:val="Strong"/>
          <w:rFonts w:ascii="Chenla" w:hAnsi="Chenla"/>
          <w:color w:val="2C2F34"/>
          <w:sz w:val="30"/>
          <w:szCs w:val="30"/>
          <w:bdr w:val="none" w:sz="0" w:space="0" w:color="auto" w:frame="1"/>
        </w:rPr>
        <w:t>Test Your CV</w:t>
      </w:r>
      <w:r>
        <w:rPr>
          <w:rFonts w:ascii="Chenla" w:hAnsi="Chenla"/>
          <w:color w:val="2C2F34"/>
          <w:sz w:val="30"/>
          <w:szCs w:val="30"/>
        </w:rPr>
        <w:t>: Use ATS simulation tools to check compatibility before applying.</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35" style="width:0;height:0" o:hralign="center" o:hrstd="t" o:hr="t" fillcolor="#a0a0a0" stroked="f"/>
        </w:pict>
      </w:r>
    </w:p>
    <w:p w:rsidR="00044C7F" w:rsidRDefault="00044C7F" w:rsidP="00044C7F">
      <w:pPr>
        <w:pStyle w:val="NormalWeb"/>
        <w:spacing w:before="0" w:beforeAutospacing="0" w:after="375" w:afterAutospacing="0"/>
        <w:rPr>
          <w:rFonts w:ascii="Chenla" w:hAnsi="Chenla"/>
          <w:color w:val="2C2F34"/>
          <w:sz w:val="30"/>
          <w:szCs w:val="30"/>
        </w:rPr>
      </w:pPr>
      <w:proofErr w:type="gramStart"/>
      <w:r>
        <w:rPr>
          <w:rFonts w:ascii="Chenla" w:hAnsi="Chenla"/>
          <w:color w:val="2C2F34"/>
          <w:sz w:val="30"/>
          <w:szCs w:val="30"/>
        </w:rPr>
        <w:t>Ready to make your CV an ATS magnet?</w:t>
      </w:r>
      <w:proofErr w:type="gramEnd"/>
      <w:r>
        <w:rPr>
          <w:rFonts w:ascii="Chenla" w:hAnsi="Chenla"/>
          <w:color w:val="2C2F34"/>
          <w:sz w:val="30"/>
          <w:szCs w:val="30"/>
        </w:rPr>
        <w:t xml:space="preserve"> These 10 formats are your ticket to getting noticed in 2025. Whether you’re a fresh graduate, a career changer, or an industry pro, there’s a format here to help you land that dream job. Update your CV, let it shine, and watch those interviews roll in!</w:t>
      </w:r>
    </w:p>
    <w:p w:rsidR="00044C7F" w:rsidRDefault="00044C7F" w:rsidP="00044C7F">
      <w:pPr>
        <w:pStyle w:val="NormalWeb"/>
        <w:spacing w:before="0" w:beforeAutospacing="0" w:after="0" w:afterAutospacing="0"/>
        <w:rPr>
          <w:rFonts w:ascii="Chenla" w:hAnsi="Chenla"/>
          <w:color w:val="2C2F34"/>
          <w:sz w:val="30"/>
          <w:szCs w:val="30"/>
        </w:rPr>
      </w:pPr>
      <w:r>
        <w:rPr>
          <w:rFonts w:ascii="Chenla" w:hAnsi="Chenla"/>
          <w:color w:val="2C2F34"/>
          <w:sz w:val="30"/>
          <w:szCs w:val="30"/>
        </w:rPr>
        <w:lastRenderedPageBreak/>
        <w:t>Free ATS CV Templates by Microsoft:</w:t>
      </w:r>
      <w:hyperlink r:id="rId19" w:history="1">
        <w:r>
          <w:rPr>
            <w:rStyle w:val="Hyperlink"/>
            <w:rFonts w:ascii="Chenla" w:hAnsi="Chenla"/>
            <w:sz w:val="30"/>
            <w:szCs w:val="30"/>
            <w:bdr w:val="none" w:sz="0" w:space="0" w:color="auto" w:frame="1"/>
          </w:rPr>
          <w:t> https://create.microsoft.com/en-us/templates/ats-resumes</w:t>
        </w:r>
      </w:hyperlink>
      <w:r>
        <w:rPr>
          <w:rFonts w:ascii="Chenla" w:hAnsi="Chenla"/>
          <w:color w:val="2C2F34"/>
          <w:sz w:val="30"/>
          <w:szCs w:val="30"/>
        </w:rPr>
        <w:t>.</w:t>
      </w:r>
    </w:p>
    <w:p w:rsidR="00044C7F" w:rsidRDefault="00044C7F" w:rsidP="00044C7F">
      <w:pPr>
        <w:spacing w:before="150" w:after="150"/>
        <w:rPr>
          <w:rFonts w:ascii="Chenla" w:hAnsi="Chenla"/>
          <w:color w:val="2C2F34"/>
          <w:sz w:val="30"/>
          <w:szCs w:val="30"/>
        </w:rPr>
      </w:pPr>
      <w:r>
        <w:rPr>
          <w:rFonts w:ascii="Chenla" w:hAnsi="Chenla"/>
          <w:color w:val="2C2F34"/>
          <w:sz w:val="30"/>
          <w:szCs w:val="30"/>
        </w:rPr>
        <w:pict>
          <v:rect id="_x0000_i1036" style="width:0;height:0" o:hralign="center" o:hrstd="t" o:hr="t" fillcolor="#a0a0a0" stroked="f"/>
        </w:pict>
      </w:r>
    </w:p>
    <w:p w:rsidR="00044C7F" w:rsidRDefault="00044C7F" w:rsidP="00044C7F">
      <w:pPr>
        <w:pStyle w:val="Heading2"/>
        <w:spacing w:before="0" w:beforeAutospacing="0" w:after="120" w:afterAutospacing="0"/>
        <w:rPr>
          <w:rFonts w:ascii="Caudex" w:hAnsi="Caudex"/>
          <w:color w:val="2C2F34"/>
          <w:sz w:val="41"/>
          <w:szCs w:val="41"/>
        </w:rPr>
      </w:pPr>
      <w:r>
        <w:rPr>
          <w:rFonts w:ascii="Caudex" w:hAnsi="Caudex"/>
          <w:color w:val="2C2F34"/>
          <w:sz w:val="41"/>
          <w:szCs w:val="41"/>
        </w:rPr>
        <w:t>References</w:t>
      </w:r>
    </w:p>
    <w:p w:rsidR="00044C7F" w:rsidRDefault="00044C7F" w:rsidP="00044C7F">
      <w:pPr>
        <w:numPr>
          <w:ilvl w:val="0"/>
          <w:numId w:val="13"/>
        </w:numPr>
        <w:spacing w:after="0" w:line="240" w:lineRule="auto"/>
        <w:ind w:left="300"/>
        <w:rPr>
          <w:rFonts w:ascii="Chenla" w:hAnsi="Chenla"/>
          <w:color w:val="2C2F34"/>
          <w:sz w:val="30"/>
          <w:szCs w:val="30"/>
        </w:rPr>
      </w:pPr>
      <w:hyperlink r:id="rId20" w:history="1">
        <w:r>
          <w:rPr>
            <w:rStyle w:val="Hyperlink"/>
            <w:rFonts w:ascii="Chenla" w:hAnsi="Chenla"/>
            <w:sz w:val="30"/>
            <w:szCs w:val="30"/>
            <w:bdr w:val="none" w:sz="0" w:space="0" w:color="auto" w:frame="1"/>
          </w:rPr>
          <w:t>https://www.sciencedirect.com/science/article/abs/pii/S1076633223002179</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1" w:history="1">
        <w:r>
          <w:rPr>
            <w:rStyle w:val="Hyperlink"/>
            <w:rFonts w:ascii="Chenla" w:hAnsi="Chenla"/>
            <w:sz w:val="30"/>
            <w:szCs w:val="30"/>
            <w:bdr w:val="none" w:sz="0" w:space="0" w:color="auto" w:frame="1"/>
          </w:rPr>
          <w:t>https://careercentral.pitt.edu/resources/applicant-tracking-systems-ats-effective-resume-writing/</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2" w:history="1">
        <w:r>
          <w:rPr>
            <w:rStyle w:val="Hyperlink"/>
            <w:rFonts w:ascii="Chenla" w:hAnsi="Chenla"/>
            <w:sz w:val="30"/>
            <w:szCs w:val="30"/>
            <w:bdr w:val="none" w:sz="0" w:space="0" w:color="auto" w:frame="1"/>
          </w:rPr>
          <w:t>https://www.sciencedirect.com/science/article/abs/pii/S0001209206634546</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3" w:history="1">
        <w:r>
          <w:rPr>
            <w:rStyle w:val="Hyperlink"/>
            <w:rFonts w:ascii="Chenla" w:hAnsi="Chenla"/>
            <w:sz w:val="30"/>
            <w:szCs w:val="30"/>
            <w:bdr w:val="none" w:sz="0" w:space="0" w:color="auto" w:frame="1"/>
          </w:rPr>
          <w:t>https://www.umn.ac.id/en/what-is-an-ats-cv-and-how-to-make-it/</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4" w:history="1">
        <w:r>
          <w:rPr>
            <w:rStyle w:val="Hyperlink"/>
            <w:rFonts w:ascii="Chenla" w:hAnsi="Chenla"/>
            <w:sz w:val="30"/>
            <w:szCs w:val="30"/>
            <w:bdr w:val="none" w:sz="0" w:space="0" w:color="auto" w:frame="1"/>
          </w:rPr>
          <w:t>https://www.careers.ox.ac.uk/cvs</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5" w:history="1">
        <w:r>
          <w:rPr>
            <w:rStyle w:val="Hyperlink"/>
            <w:rFonts w:ascii="Chenla" w:hAnsi="Chenla"/>
            <w:sz w:val="30"/>
            <w:szCs w:val="30"/>
            <w:bdr w:val="none" w:sz="0" w:space="0" w:color="auto" w:frame="1"/>
          </w:rPr>
          <w:t>https://create.microsoft.com/en-us/learn/articles/how-to-write-ats-friendly-resume</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6" w:history="1">
        <w:r>
          <w:rPr>
            <w:rStyle w:val="Hyperlink"/>
            <w:rFonts w:ascii="Chenla" w:hAnsi="Chenla"/>
            <w:sz w:val="30"/>
            <w:szCs w:val="30"/>
            <w:bdr w:val="none" w:sz="0" w:space="0" w:color="auto" w:frame="1"/>
          </w:rPr>
          <w:t>https://careerservices.uic.edu/wp-content/uploads/sites/26/2017/08/Ensure-Your-Resume-Is-Read-ATS.pdf</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7" w:history="1">
        <w:r>
          <w:rPr>
            <w:rStyle w:val="Hyperlink"/>
            <w:rFonts w:ascii="Chenla" w:hAnsi="Chenla"/>
            <w:sz w:val="30"/>
            <w:szCs w:val="30"/>
            <w:bdr w:val="none" w:sz="0" w:space="0" w:color="auto" w:frame="1"/>
          </w:rPr>
          <w:t>https://choosework.ssa.gov/blog/2024-08-08-how-to-make-your-resume-applicant-tracking-system-friendly.html</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8" w:history="1">
        <w:r>
          <w:rPr>
            <w:rStyle w:val="Hyperlink"/>
            <w:rFonts w:ascii="Chenla" w:hAnsi="Chenla"/>
            <w:sz w:val="30"/>
            <w:szCs w:val="30"/>
            <w:bdr w:val="none" w:sz="0" w:space="0" w:color="auto" w:frame="1"/>
          </w:rPr>
          <w:t>https://capd.mit.edu/resources/make-your-resume-ats-friendly/</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29" w:history="1">
        <w:r>
          <w:rPr>
            <w:rStyle w:val="Hyperlink"/>
            <w:rFonts w:ascii="Chenla" w:hAnsi="Chenla"/>
            <w:sz w:val="30"/>
            <w:szCs w:val="30"/>
            <w:bdr w:val="none" w:sz="0" w:space="0" w:color="auto" w:frame="1"/>
          </w:rPr>
          <w:t>https://europass.europa.eu/en/create-europass-cv</w:t>
        </w:r>
      </w:hyperlink>
    </w:p>
    <w:p w:rsidR="00044C7F" w:rsidRDefault="00044C7F" w:rsidP="00044C7F">
      <w:pPr>
        <w:numPr>
          <w:ilvl w:val="0"/>
          <w:numId w:val="13"/>
        </w:numPr>
        <w:spacing w:after="0" w:line="240" w:lineRule="auto"/>
        <w:ind w:left="300"/>
        <w:rPr>
          <w:rFonts w:ascii="Chenla" w:hAnsi="Chenla"/>
          <w:color w:val="2C2F34"/>
          <w:sz w:val="30"/>
          <w:szCs w:val="30"/>
        </w:rPr>
      </w:pPr>
      <w:hyperlink r:id="rId30" w:history="1">
        <w:r>
          <w:rPr>
            <w:rStyle w:val="Hyperlink"/>
            <w:rFonts w:ascii="Chenla" w:hAnsi="Chenla"/>
            <w:sz w:val="30"/>
            <w:szCs w:val="30"/>
            <w:bdr w:val="none" w:sz="0" w:space="0" w:color="auto" w:frame="1"/>
          </w:rPr>
          <w:t>https://careerservices.cns.utexas.edu/resources/resumes/applicant-tracking-systems</w:t>
        </w:r>
      </w:hyperlink>
    </w:p>
    <w:p w:rsidR="00E301A3" w:rsidRDefault="00E301A3" w:rsidP="00E301A3">
      <w:pPr>
        <w:rPr>
          <w:rFonts w:ascii="Times New Roman" w:eastAsia="Times New Roman" w:hAnsi="Times New Roman" w:cs="Times New Roman"/>
          <w:sz w:val="24"/>
          <w:szCs w:val="24"/>
        </w:rPr>
      </w:pPr>
    </w:p>
    <w:p w:rsidR="00E301A3" w:rsidRPr="00E301A3" w:rsidRDefault="00E301A3" w:rsidP="00E301A3"/>
    <w:sectPr w:rsidR="00E301A3" w:rsidRPr="00E30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udex">
    <w:altName w:val="Times New Roman"/>
    <w:panose1 w:val="00000000000000000000"/>
    <w:charset w:val="00"/>
    <w:family w:val="roman"/>
    <w:notTrueType/>
    <w:pitch w:val="default"/>
  </w:font>
  <w:font w:name="Chenl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02DAE"/>
    <w:multiLevelType w:val="multilevel"/>
    <w:tmpl w:val="33D6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6425C"/>
    <w:multiLevelType w:val="multilevel"/>
    <w:tmpl w:val="FEF25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296815"/>
    <w:multiLevelType w:val="multilevel"/>
    <w:tmpl w:val="80BAF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307E11"/>
    <w:multiLevelType w:val="multilevel"/>
    <w:tmpl w:val="3C282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A47EC8"/>
    <w:multiLevelType w:val="multilevel"/>
    <w:tmpl w:val="04D0F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2F0BA3"/>
    <w:multiLevelType w:val="multilevel"/>
    <w:tmpl w:val="1F7E9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CF2D9D"/>
    <w:multiLevelType w:val="multilevel"/>
    <w:tmpl w:val="2B129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376496"/>
    <w:multiLevelType w:val="multilevel"/>
    <w:tmpl w:val="3ADA2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0F171D"/>
    <w:multiLevelType w:val="multilevel"/>
    <w:tmpl w:val="BD12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B207B1"/>
    <w:multiLevelType w:val="multilevel"/>
    <w:tmpl w:val="87B2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26716A"/>
    <w:multiLevelType w:val="multilevel"/>
    <w:tmpl w:val="A4B0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DFC7BF6"/>
    <w:multiLevelType w:val="multilevel"/>
    <w:tmpl w:val="C052C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2D4D77"/>
    <w:multiLevelType w:val="multilevel"/>
    <w:tmpl w:val="4274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7"/>
  </w:num>
  <w:num w:numId="4">
    <w:abstractNumId w:val="1"/>
  </w:num>
  <w:num w:numId="5">
    <w:abstractNumId w:val="11"/>
  </w:num>
  <w:num w:numId="6">
    <w:abstractNumId w:val="4"/>
  </w:num>
  <w:num w:numId="7">
    <w:abstractNumId w:val="6"/>
  </w:num>
  <w:num w:numId="8">
    <w:abstractNumId w:val="0"/>
  </w:num>
  <w:num w:numId="9">
    <w:abstractNumId w:val="2"/>
  </w:num>
  <w:num w:numId="10">
    <w:abstractNumId w:val="12"/>
  </w:num>
  <w:num w:numId="11">
    <w:abstractNumId w:val="5"/>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DDD"/>
    <w:rsid w:val="00044C7F"/>
    <w:rsid w:val="00102DDD"/>
    <w:rsid w:val="001A218F"/>
    <w:rsid w:val="003F59F2"/>
    <w:rsid w:val="004756F0"/>
    <w:rsid w:val="008D0F37"/>
    <w:rsid w:val="00A849AC"/>
    <w:rsid w:val="00CE1020"/>
    <w:rsid w:val="00E301A3"/>
    <w:rsid w:val="00F36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44C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4C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4C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9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9AC"/>
    <w:rPr>
      <w:b/>
      <w:bCs/>
    </w:rPr>
  </w:style>
  <w:style w:type="paragraph" w:styleId="HTMLPreformatted">
    <w:name w:val="HTML Preformatted"/>
    <w:basedOn w:val="Normal"/>
    <w:link w:val="HTMLPreformattedChar"/>
    <w:uiPriority w:val="99"/>
    <w:semiHidden/>
    <w:unhideWhenUsed/>
    <w:rsid w:val="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49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49AC"/>
    <w:rPr>
      <w:rFonts w:ascii="Courier New" w:eastAsia="Times New Roman" w:hAnsi="Courier New" w:cs="Courier New"/>
      <w:sz w:val="20"/>
      <w:szCs w:val="20"/>
    </w:rPr>
  </w:style>
  <w:style w:type="character" w:customStyle="1" w:styleId="hljs-attr">
    <w:name w:val="hljs-attr"/>
    <w:basedOn w:val="DefaultParagraphFont"/>
    <w:rsid w:val="00A849AC"/>
  </w:style>
  <w:style w:type="character" w:customStyle="1" w:styleId="hljs-string">
    <w:name w:val="hljs-string"/>
    <w:basedOn w:val="DefaultParagraphFont"/>
    <w:rsid w:val="00A849AC"/>
  </w:style>
  <w:style w:type="character" w:customStyle="1" w:styleId="hljs-number">
    <w:name w:val="hljs-number"/>
    <w:basedOn w:val="DefaultParagraphFont"/>
    <w:rsid w:val="00A849AC"/>
  </w:style>
  <w:style w:type="character" w:customStyle="1" w:styleId="hljs-deletion">
    <w:name w:val="hljs-deletion"/>
    <w:basedOn w:val="DefaultParagraphFont"/>
    <w:rsid w:val="00A849AC"/>
  </w:style>
  <w:style w:type="character" w:customStyle="1" w:styleId="hljs-bullet">
    <w:name w:val="hljs-bullet"/>
    <w:basedOn w:val="DefaultParagraphFont"/>
    <w:rsid w:val="00A849AC"/>
  </w:style>
  <w:style w:type="character" w:styleId="Hyperlink">
    <w:name w:val="Hyperlink"/>
    <w:basedOn w:val="DefaultParagraphFont"/>
    <w:uiPriority w:val="99"/>
    <w:unhideWhenUsed/>
    <w:rsid w:val="00E301A3"/>
    <w:rPr>
      <w:color w:val="0000FF" w:themeColor="hyperlink"/>
      <w:u w:val="single"/>
    </w:rPr>
  </w:style>
  <w:style w:type="character" w:customStyle="1" w:styleId="Heading1Char">
    <w:name w:val="Heading 1 Char"/>
    <w:basedOn w:val="DefaultParagraphFont"/>
    <w:link w:val="Heading1"/>
    <w:uiPriority w:val="9"/>
    <w:rsid w:val="00044C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4C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4C7F"/>
    <w:rPr>
      <w:rFonts w:ascii="Times New Roman" w:eastAsia="Times New Roman" w:hAnsi="Times New Roman" w:cs="Times New Roman"/>
      <w:b/>
      <w:bCs/>
      <w:sz w:val="27"/>
      <w:szCs w:val="27"/>
    </w:rPr>
  </w:style>
  <w:style w:type="character" w:customStyle="1" w:styleId="meta-author">
    <w:name w:val="meta-author"/>
    <w:basedOn w:val="DefaultParagraphFont"/>
    <w:rsid w:val="00044C7F"/>
  </w:style>
  <w:style w:type="character" w:customStyle="1" w:styleId="date">
    <w:name w:val="date"/>
    <w:basedOn w:val="DefaultParagraphFont"/>
    <w:rsid w:val="00044C7F"/>
  </w:style>
  <w:style w:type="character" w:customStyle="1" w:styleId="meta-reading-time">
    <w:name w:val="meta-reading-time"/>
    <w:basedOn w:val="DefaultParagraphFont"/>
    <w:rsid w:val="00044C7F"/>
  </w:style>
  <w:style w:type="character" w:customStyle="1" w:styleId="screen-reader-text">
    <w:name w:val="screen-reader-text"/>
    <w:basedOn w:val="DefaultParagraphFont"/>
    <w:rsid w:val="00044C7F"/>
  </w:style>
  <w:style w:type="character" w:customStyle="1" w:styleId="stream-title">
    <w:name w:val="stream-title"/>
    <w:basedOn w:val="DefaultParagraphFont"/>
    <w:rsid w:val="00044C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44C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4C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4C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9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9AC"/>
    <w:rPr>
      <w:b/>
      <w:bCs/>
    </w:rPr>
  </w:style>
  <w:style w:type="paragraph" w:styleId="HTMLPreformatted">
    <w:name w:val="HTML Preformatted"/>
    <w:basedOn w:val="Normal"/>
    <w:link w:val="HTMLPreformattedChar"/>
    <w:uiPriority w:val="99"/>
    <w:semiHidden/>
    <w:unhideWhenUsed/>
    <w:rsid w:val="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49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49AC"/>
    <w:rPr>
      <w:rFonts w:ascii="Courier New" w:eastAsia="Times New Roman" w:hAnsi="Courier New" w:cs="Courier New"/>
      <w:sz w:val="20"/>
      <w:szCs w:val="20"/>
    </w:rPr>
  </w:style>
  <w:style w:type="character" w:customStyle="1" w:styleId="hljs-attr">
    <w:name w:val="hljs-attr"/>
    <w:basedOn w:val="DefaultParagraphFont"/>
    <w:rsid w:val="00A849AC"/>
  </w:style>
  <w:style w:type="character" w:customStyle="1" w:styleId="hljs-string">
    <w:name w:val="hljs-string"/>
    <w:basedOn w:val="DefaultParagraphFont"/>
    <w:rsid w:val="00A849AC"/>
  </w:style>
  <w:style w:type="character" w:customStyle="1" w:styleId="hljs-number">
    <w:name w:val="hljs-number"/>
    <w:basedOn w:val="DefaultParagraphFont"/>
    <w:rsid w:val="00A849AC"/>
  </w:style>
  <w:style w:type="character" w:customStyle="1" w:styleId="hljs-deletion">
    <w:name w:val="hljs-deletion"/>
    <w:basedOn w:val="DefaultParagraphFont"/>
    <w:rsid w:val="00A849AC"/>
  </w:style>
  <w:style w:type="character" w:customStyle="1" w:styleId="hljs-bullet">
    <w:name w:val="hljs-bullet"/>
    <w:basedOn w:val="DefaultParagraphFont"/>
    <w:rsid w:val="00A849AC"/>
  </w:style>
  <w:style w:type="character" w:styleId="Hyperlink">
    <w:name w:val="Hyperlink"/>
    <w:basedOn w:val="DefaultParagraphFont"/>
    <w:uiPriority w:val="99"/>
    <w:unhideWhenUsed/>
    <w:rsid w:val="00E301A3"/>
    <w:rPr>
      <w:color w:val="0000FF" w:themeColor="hyperlink"/>
      <w:u w:val="single"/>
    </w:rPr>
  </w:style>
  <w:style w:type="character" w:customStyle="1" w:styleId="Heading1Char">
    <w:name w:val="Heading 1 Char"/>
    <w:basedOn w:val="DefaultParagraphFont"/>
    <w:link w:val="Heading1"/>
    <w:uiPriority w:val="9"/>
    <w:rsid w:val="00044C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4C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4C7F"/>
    <w:rPr>
      <w:rFonts w:ascii="Times New Roman" w:eastAsia="Times New Roman" w:hAnsi="Times New Roman" w:cs="Times New Roman"/>
      <w:b/>
      <w:bCs/>
      <w:sz w:val="27"/>
      <w:szCs w:val="27"/>
    </w:rPr>
  </w:style>
  <w:style w:type="character" w:customStyle="1" w:styleId="meta-author">
    <w:name w:val="meta-author"/>
    <w:basedOn w:val="DefaultParagraphFont"/>
    <w:rsid w:val="00044C7F"/>
  </w:style>
  <w:style w:type="character" w:customStyle="1" w:styleId="date">
    <w:name w:val="date"/>
    <w:basedOn w:val="DefaultParagraphFont"/>
    <w:rsid w:val="00044C7F"/>
  </w:style>
  <w:style w:type="character" w:customStyle="1" w:styleId="meta-reading-time">
    <w:name w:val="meta-reading-time"/>
    <w:basedOn w:val="DefaultParagraphFont"/>
    <w:rsid w:val="00044C7F"/>
  </w:style>
  <w:style w:type="character" w:customStyle="1" w:styleId="screen-reader-text">
    <w:name w:val="screen-reader-text"/>
    <w:basedOn w:val="DefaultParagraphFont"/>
    <w:rsid w:val="00044C7F"/>
  </w:style>
  <w:style w:type="character" w:customStyle="1" w:styleId="stream-title">
    <w:name w:val="stream-title"/>
    <w:basedOn w:val="DefaultParagraphFont"/>
    <w:rsid w:val="00044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82726">
      <w:bodyDiv w:val="1"/>
      <w:marLeft w:val="0"/>
      <w:marRight w:val="0"/>
      <w:marTop w:val="0"/>
      <w:marBottom w:val="0"/>
      <w:divBdr>
        <w:top w:val="none" w:sz="0" w:space="0" w:color="auto"/>
        <w:left w:val="none" w:sz="0" w:space="0" w:color="auto"/>
        <w:bottom w:val="none" w:sz="0" w:space="0" w:color="auto"/>
        <w:right w:val="none" w:sz="0" w:space="0" w:color="auto"/>
      </w:divBdr>
      <w:divsChild>
        <w:div w:id="806898238">
          <w:marLeft w:val="0"/>
          <w:marRight w:val="0"/>
          <w:marTop w:val="0"/>
          <w:marBottom w:val="0"/>
          <w:divBdr>
            <w:top w:val="none" w:sz="0" w:space="0" w:color="auto"/>
            <w:left w:val="none" w:sz="0" w:space="0" w:color="auto"/>
            <w:bottom w:val="none" w:sz="0" w:space="0" w:color="auto"/>
            <w:right w:val="none" w:sz="0" w:space="0" w:color="auto"/>
          </w:divBdr>
          <w:divsChild>
            <w:div w:id="929463065">
              <w:marLeft w:val="0"/>
              <w:marRight w:val="0"/>
              <w:marTop w:val="0"/>
              <w:marBottom w:val="0"/>
              <w:divBdr>
                <w:top w:val="none" w:sz="0" w:space="0" w:color="auto"/>
                <w:left w:val="none" w:sz="0" w:space="0" w:color="auto"/>
                <w:bottom w:val="none" w:sz="0" w:space="0" w:color="auto"/>
                <w:right w:val="none" w:sz="0" w:space="0" w:color="auto"/>
              </w:divBdr>
            </w:div>
            <w:div w:id="1477837316">
              <w:marLeft w:val="0"/>
              <w:marRight w:val="0"/>
              <w:marTop w:val="0"/>
              <w:marBottom w:val="0"/>
              <w:divBdr>
                <w:top w:val="none" w:sz="0" w:space="0" w:color="auto"/>
                <w:left w:val="none" w:sz="0" w:space="0" w:color="auto"/>
                <w:bottom w:val="none" w:sz="0" w:space="0" w:color="auto"/>
                <w:right w:val="none" w:sz="0" w:space="0" w:color="auto"/>
              </w:divBdr>
              <w:divsChild>
                <w:div w:id="296961314">
                  <w:marLeft w:val="0"/>
                  <w:marRight w:val="0"/>
                  <w:marTop w:val="0"/>
                  <w:marBottom w:val="0"/>
                  <w:divBdr>
                    <w:top w:val="none" w:sz="0" w:space="0" w:color="auto"/>
                    <w:left w:val="none" w:sz="0" w:space="0" w:color="auto"/>
                    <w:bottom w:val="none" w:sz="0" w:space="0" w:color="auto"/>
                    <w:right w:val="none" w:sz="0" w:space="0" w:color="auto"/>
                  </w:divBdr>
                  <w:divsChild>
                    <w:div w:id="72714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002">
              <w:marLeft w:val="0"/>
              <w:marRight w:val="0"/>
              <w:marTop w:val="0"/>
              <w:marBottom w:val="0"/>
              <w:divBdr>
                <w:top w:val="none" w:sz="0" w:space="0" w:color="auto"/>
                <w:left w:val="none" w:sz="0" w:space="0" w:color="auto"/>
                <w:bottom w:val="none" w:sz="0" w:space="0" w:color="auto"/>
                <w:right w:val="none" w:sz="0" w:space="0" w:color="auto"/>
              </w:divBdr>
            </w:div>
          </w:divsChild>
        </w:div>
        <w:div w:id="1861625571">
          <w:marLeft w:val="0"/>
          <w:marRight w:val="0"/>
          <w:marTop w:val="0"/>
          <w:marBottom w:val="0"/>
          <w:divBdr>
            <w:top w:val="none" w:sz="0" w:space="0" w:color="auto"/>
            <w:left w:val="none" w:sz="0" w:space="0" w:color="auto"/>
            <w:bottom w:val="none" w:sz="0" w:space="0" w:color="auto"/>
            <w:right w:val="none" w:sz="0" w:space="0" w:color="auto"/>
          </w:divBdr>
          <w:divsChild>
            <w:div w:id="1426225883">
              <w:marLeft w:val="0"/>
              <w:marRight w:val="0"/>
              <w:marTop w:val="0"/>
              <w:marBottom w:val="0"/>
              <w:divBdr>
                <w:top w:val="none" w:sz="0" w:space="0" w:color="auto"/>
                <w:left w:val="none" w:sz="0" w:space="0" w:color="auto"/>
                <w:bottom w:val="none" w:sz="0" w:space="0" w:color="auto"/>
                <w:right w:val="none" w:sz="0" w:space="0" w:color="auto"/>
              </w:divBdr>
            </w:div>
            <w:div w:id="838694562">
              <w:marLeft w:val="0"/>
              <w:marRight w:val="0"/>
              <w:marTop w:val="0"/>
              <w:marBottom w:val="0"/>
              <w:divBdr>
                <w:top w:val="none" w:sz="0" w:space="0" w:color="auto"/>
                <w:left w:val="none" w:sz="0" w:space="0" w:color="auto"/>
                <w:bottom w:val="none" w:sz="0" w:space="0" w:color="auto"/>
                <w:right w:val="none" w:sz="0" w:space="0" w:color="auto"/>
              </w:divBdr>
              <w:divsChild>
                <w:div w:id="159082164">
                  <w:marLeft w:val="0"/>
                  <w:marRight w:val="0"/>
                  <w:marTop w:val="0"/>
                  <w:marBottom w:val="0"/>
                  <w:divBdr>
                    <w:top w:val="none" w:sz="0" w:space="0" w:color="auto"/>
                    <w:left w:val="none" w:sz="0" w:space="0" w:color="auto"/>
                    <w:bottom w:val="none" w:sz="0" w:space="0" w:color="auto"/>
                    <w:right w:val="none" w:sz="0" w:space="0" w:color="auto"/>
                  </w:divBdr>
                  <w:divsChild>
                    <w:div w:id="13154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76233">
              <w:marLeft w:val="0"/>
              <w:marRight w:val="0"/>
              <w:marTop w:val="0"/>
              <w:marBottom w:val="0"/>
              <w:divBdr>
                <w:top w:val="none" w:sz="0" w:space="0" w:color="auto"/>
                <w:left w:val="none" w:sz="0" w:space="0" w:color="auto"/>
                <w:bottom w:val="none" w:sz="0" w:space="0" w:color="auto"/>
                <w:right w:val="none" w:sz="0" w:space="0" w:color="auto"/>
              </w:divBdr>
            </w:div>
          </w:divsChild>
        </w:div>
        <w:div w:id="1516533411">
          <w:marLeft w:val="0"/>
          <w:marRight w:val="0"/>
          <w:marTop w:val="0"/>
          <w:marBottom w:val="0"/>
          <w:divBdr>
            <w:top w:val="none" w:sz="0" w:space="0" w:color="auto"/>
            <w:left w:val="none" w:sz="0" w:space="0" w:color="auto"/>
            <w:bottom w:val="none" w:sz="0" w:space="0" w:color="auto"/>
            <w:right w:val="none" w:sz="0" w:space="0" w:color="auto"/>
          </w:divBdr>
          <w:divsChild>
            <w:div w:id="1971083285">
              <w:marLeft w:val="0"/>
              <w:marRight w:val="0"/>
              <w:marTop w:val="0"/>
              <w:marBottom w:val="0"/>
              <w:divBdr>
                <w:top w:val="none" w:sz="0" w:space="0" w:color="auto"/>
                <w:left w:val="none" w:sz="0" w:space="0" w:color="auto"/>
                <w:bottom w:val="none" w:sz="0" w:space="0" w:color="auto"/>
                <w:right w:val="none" w:sz="0" w:space="0" w:color="auto"/>
              </w:divBdr>
            </w:div>
            <w:div w:id="817652592">
              <w:marLeft w:val="0"/>
              <w:marRight w:val="0"/>
              <w:marTop w:val="0"/>
              <w:marBottom w:val="0"/>
              <w:divBdr>
                <w:top w:val="none" w:sz="0" w:space="0" w:color="auto"/>
                <w:left w:val="none" w:sz="0" w:space="0" w:color="auto"/>
                <w:bottom w:val="none" w:sz="0" w:space="0" w:color="auto"/>
                <w:right w:val="none" w:sz="0" w:space="0" w:color="auto"/>
              </w:divBdr>
              <w:divsChild>
                <w:div w:id="1806585082">
                  <w:marLeft w:val="0"/>
                  <w:marRight w:val="0"/>
                  <w:marTop w:val="0"/>
                  <w:marBottom w:val="0"/>
                  <w:divBdr>
                    <w:top w:val="none" w:sz="0" w:space="0" w:color="auto"/>
                    <w:left w:val="none" w:sz="0" w:space="0" w:color="auto"/>
                    <w:bottom w:val="none" w:sz="0" w:space="0" w:color="auto"/>
                    <w:right w:val="none" w:sz="0" w:space="0" w:color="auto"/>
                  </w:divBdr>
                  <w:divsChild>
                    <w:div w:id="10013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8527">
      <w:bodyDiv w:val="1"/>
      <w:marLeft w:val="0"/>
      <w:marRight w:val="0"/>
      <w:marTop w:val="0"/>
      <w:marBottom w:val="0"/>
      <w:divBdr>
        <w:top w:val="none" w:sz="0" w:space="0" w:color="auto"/>
        <w:left w:val="none" w:sz="0" w:space="0" w:color="auto"/>
        <w:bottom w:val="none" w:sz="0" w:space="0" w:color="auto"/>
        <w:right w:val="none" w:sz="0" w:space="0" w:color="auto"/>
      </w:divBdr>
      <w:divsChild>
        <w:div w:id="1950240242">
          <w:marLeft w:val="0"/>
          <w:marRight w:val="0"/>
          <w:marTop w:val="0"/>
          <w:marBottom w:val="0"/>
          <w:divBdr>
            <w:top w:val="none" w:sz="0" w:space="0" w:color="auto"/>
            <w:left w:val="none" w:sz="0" w:space="0" w:color="auto"/>
            <w:bottom w:val="none" w:sz="0" w:space="0" w:color="auto"/>
            <w:right w:val="none" w:sz="0" w:space="0" w:color="auto"/>
          </w:divBdr>
          <w:divsChild>
            <w:div w:id="969356975">
              <w:marLeft w:val="0"/>
              <w:marRight w:val="0"/>
              <w:marTop w:val="75"/>
              <w:marBottom w:val="0"/>
              <w:divBdr>
                <w:top w:val="none" w:sz="0" w:space="0" w:color="auto"/>
                <w:left w:val="none" w:sz="0" w:space="0" w:color="auto"/>
                <w:bottom w:val="none" w:sz="0" w:space="0" w:color="auto"/>
                <w:right w:val="none" w:sz="0" w:space="0" w:color="auto"/>
              </w:divBdr>
              <w:divsChild>
                <w:div w:id="172251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0995">
          <w:marLeft w:val="0"/>
          <w:marRight w:val="0"/>
          <w:marTop w:val="0"/>
          <w:marBottom w:val="0"/>
          <w:divBdr>
            <w:top w:val="none" w:sz="0" w:space="0" w:color="auto"/>
            <w:left w:val="none" w:sz="0" w:space="0" w:color="auto"/>
            <w:bottom w:val="none" w:sz="0" w:space="0" w:color="auto"/>
            <w:right w:val="none" w:sz="0" w:space="0" w:color="auto"/>
          </w:divBdr>
        </w:div>
        <w:div w:id="57022211">
          <w:marLeft w:val="0"/>
          <w:marRight w:val="0"/>
          <w:marTop w:val="0"/>
          <w:marBottom w:val="0"/>
          <w:divBdr>
            <w:top w:val="none" w:sz="0" w:space="0" w:color="auto"/>
            <w:left w:val="none" w:sz="0" w:space="0" w:color="auto"/>
            <w:bottom w:val="none" w:sz="0" w:space="0" w:color="auto"/>
            <w:right w:val="none" w:sz="0" w:space="0" w:color="auto"/>
          </w:divBdr>
          <w:divsChild>
            <w:div w:id="1854997680">
              <w:marLeft w:val="0"/>
              <w:marRight w:val="0"/>
              <w:marTop w:val="90"/>
              <w:marBottom w:val="90"/>
              <w:divBdr>
                <w:top w:val="none" w:sz="0" w:space="0" w:color="auto"/>
                <w:left w:val="none" w:sz="0" w:space="0" w:color="auto"/>
                <w:bottom w:val="none" w:sz="0" w:space="0" w:color="auto"/>
                <w:right w:val="none" w:sz="0" w:space="0" w:color="auto"/>
              </w:divBdr>
              <w:divsChild>
                <w:div w:id="1132866693">
                  <w:marLeft w:val="0"/>
                  <w:marRight w:val="0"/>
                  <w:marTop w:val="0"/>
                  <w:marBottom w:val="0"/>
                  <w:divBdr>
                    <w:top w:val="none" w:sz="0" w:space="0" w:color="auto"/>
                    <w:left w:val="none" w:sz="0" w:space="0" w:color="auto"/>
                    <w:bottom w:val="none" w:sz="0" w:space="0" w:color="auto"/>
                    <w:right w:val="none" w:sz="0" w:space="0" w:color="auto"/>
                  </w:divBdr>
                </w:div>
              </w:divsChild>
            </w:div>
            <w:div w:id="1820071860">
              <w:marLeft w:val="0"/>
              <w:marRight w:val="0"/>
              <w:marTop w:val="90"/>
              <w:marBottom w:val="90"/>
              <w:divBdr>
                <w:top w:val="none" w:sz="0" w:space="0" w:color="auto"/>
                <w:left w:val="none" w:sz="0" w:space="0" w:color="auto"/>
                <w:bottom w:val="none" w:sz="0" w:space="0" w:color="auto"/>
                <w:right w:val="none" w:sz="0" w:space="0" w:color="auto"/>
              </w:divBdr>
            </w:div>
            <w:div w:id="1878657150">
              <w:marLeft w:val="0"/>
              <w:marRight w:val="0"/>
              <w:marTop w:val="90"/>
              <w:marBottom w:val="90"/>
              <w:divBdr>
                <w:top w:val="none" w:sz="0" w:space="0" w:color="auto"/>
                <w:left w:val="none" w:sz="0" w:space="0" w:color="auto"/>
                <w:bottom w:val="none" w:sz="0" w:space="0" w:color="auto"/>
                <w:right w:val="none" w:sz="0" w:space="0" w:color="auto"/>
              </w:divBdr>
            </w:div>
            <w:div w:id="804280178">
              <w:marLeft w:val="0"/>
              <w:marRight w:val="0"/>
              <w:marTop w:val="90"/>
              <w:marBottom w:val="90"/>
              <w:divBdr>
                <w:top w:val="none" w:sz="0" w:space="0" w:color="auto"/>
                <w:left w:val="none" w:sz="0" w:space="0" w:color="auto"/>
                <w:bottom w:val="none" w:sz="0" w:space="0" w:color="auto"/>
                <w:right w:val="none" w:sz="0" w:space="0" w:color="auto"/>
              </w:divBdr>
            </w:div>
            <w:div w:id="1342047271">
              <w:marLeft w:val="0"/>
              <w:marRight w:val="0"/>
              <w:marTop w:val="90"/>
              <w:marBottom w:val="90"/>
              <w:divBdr>
                <w:top w:val="none" w:sz="0" w:space="0" w:color="auto"/>
                <w:left w:val="none" w:sz="0" w:space="0" w:color="auto"/>
                <w:bottom w:val="none" w:sz="0" w:space="0" w:color="auto"/>
                <w:right w:val="none" w:sz="0" w:space="0" w:color="auto"/>
              </w:divBdr>
            </w:div>
            <w:div w:id="1251769357">
              <w:marLeft w:val="0"/>
              <w:marRight w:val="0"/>
              <w:marTop w:val="90"/>
              <w:marBottom w:val="90"/>
              <w:divBdr>
                <w:top w:val="none" w:sz="0" w:space="0" w:color="auto"/>
                <w:left w:val="none" w:sz="0" w:space="0" w:color="auto"/>
                <w:bottom w:val="none" w:sz="0" w:space="0" w:color="auto"/>
                <w:right w:val="none" w:sz="0" w:space="0" w:color="auto"/>
              </w:divBdr>
            </w:div>
            <w:div w:id="1685353346">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e.microsoft.com/en-us/learn/articles/how-to-write-ats-friendly-resume" TargetMode="External"/><Relationship Id="rId13" Type="http://schemas.openxmlformats.org/officeDocument/2006/relationships/hyperlink" Target="https://twitter.com/intent/tweet?text=10%20ATS-Compatible%20Curriculum%20vitae%20%28CV%29%20Formats%20for%202025%20to%20Get%20You%20Selected%21&amp;url=https://daadscholarship.com/10-ats-compatible-curriculum-vitae-cv-formats-for-2025-to-get-you-selected/" TargetMode="External"/><Relationship Id="rId18" Type="http://schemas.openxmlformats.org/officeDocument/2006/relationships/hyperlink" Target="https://whatsapp.com/channel/0029Va82t2i3gvWWRLUMBN0S" TargetMode="External"/><Relationship Id="rId26" Type="http://schemas.openxmlformats.org/officeDocument/2006/relationships/hyperlink" Target="https://careerservices.uic.edu/wp-content/uploads/sites/26/2017/08/Ensure-Your-Resume-Is-Read-ATS.pdf" TargetMode="External"/><Relationship Id="rId3" Type="http://schemas.microsoft.com/office/2007/relationships/stylesWithEffects" Target="stylesWithEffects.xml"/><Relationship Id="rId21" Type="http://schemas.openxmlformats.org/officeDocument/2006/relationships/hyperlink" Target="https://careercentral.pitt.edu/resources/applicant-tracking-systems-ats-effective-resume-writing/" TargetMode="External"/><Relationship Id="rId7" Type="http://schemas.openxmlformats.org/officeDocument/2006/relationships/hyperlink" Target="https://careercentral.pitt.edu/resources/applicant-tracking-systems-ats-effective-resume-writing/" TargetMode="External"/><Relationship Id="rId12" Type="http://schemas.openxmlformats.org/officeDocument/2006/relationships/hyperlink" Target="https://www.facebook.com/sharer.php?u=https://daadscholarship.com/10-ats-compatible-curriculum-vitae-cv-formats-for-2025-to-get-you-selected/" TargetMode="External"/><Relationship Id="rId17" Type="http://schemas.openxmlformats.org/officeDocument/2006/relationships/hyperlink" Target="https://daadscholarship.com/10-ats-compatible-curriculum-vitae-cv-formats-for-2025-to-get-you-selected/" TargetMode="External"/><Relationship Id="rId25" Type="http://schemas.openxmlformats.org/officeDocument/2006/relationships/hyperlink" Target="https://create.microsoft.com/en-us/learn/articles/how-to-write-ats-friendly-resume" TargetMode="External"/><Relationship Id="rId2" Type="http://schemas.openxmlformats.org/officeDocument/2006/relationships/styles" Target="styles.xml"/><Relationship Id="rId16" Type="http://schemas.openxmlformats.org/officeDocument/2006/relationships/hyperlink" Target="mailto:?subject=10%20ATS-Compatible%20Curriculum%20vitae%20%28CV%29%20Formats%20for%202025%20to%20Get%20You%20Selected%21&amp;body=https://daadscholarship.com/10-ats-compatible-curriculum-vitae-cv-formats-for-2025-to-get-you-selected/" TargetMode="External"/><Relationship Id="rId20" Type="http://schemas.openxmlformats.org/officeDocument/2006/relationships/hyperlink" Target="https://www.sciencedirect.com/science/article/abs/pii/S1076633223002179" TargetMode="External"/><Relationship Id="rId29" Type="http://schemas.openxmlformats.org/officeDocument/2006/relationships/hyperlink" Target="https://europass.europa.eu/en/create-europass-cv" TargetMode="External"/><Relationship Id="rId1" Type="http://schemas.openxmlformats.org/officeDocument/2006/relationships/numbering" Target="numbering.xml"/><Relationship Id="rId6" Type="http://schemas.openxmlformats.org/officeDocument/2006/relationships/hyperlink" Target="https://daadscholarship.com/10-ats-compatible-curriculum-vitae-cv-formats-for-2025-to-get-you-selected/" TargetMode="External"/><Relationship Id="rId11" Type="http://schemas.openxmlformats.org/officeDocument/2006/relationships/hyperlink" Target="https://daadscholarship.com/author/admin/" TargetMode="External"/><Relationship Id="rId24" Type="http://schemas.openxmlformats.org/officeDocument/2006/relationships/hyperlink" Target="https://www.careers.ox.ac.uk/cv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ddit.com/submit?url=https://daadscholarship.com/10-ats-compatible-curriculum-vitae-cv-formats-for-2025-to-get-you-selected/&amp;title=10%20ATS-Compatible%20Curriculum%20vitae%20%28CV%29%20Formats%20for%202025%20to%20Get%20You%20Selected%21" TargetMode="External"/><Relationship Id="rId23" Type="http://schemas.openxmlformats.org/officeDocument/2006/relationships/hyperlink" Target="https://www.umn.ac.id/en/what-is-an-ats-cv-and-how-to-make-it/" TargetMode="External"/><Relationship Id="rId28" Type="http://schemas.openxmlformats.org/officeDocument/2006/relationships/hyperlink" Target="https://capd.mit.edu/resources/make-your-resume-ats-friendly/" TargetMode="External"/><Relationship Id="rId10" Type="http://schemas.openxmlformats.org/officeDocument/2006/relationships/hyperlink" Target="https://designer.microsoft.com/" TargetMode="External"/><Relationship Id="rId19" Type="http://schemas.openxmlformats.org/officeDocument/2006/relationships/hyperlink" Target="https://create.microsoft.com/en-us/templates/ats-resume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ogoed.co.uk/" TargetMode="External"/><Relationship Id="rId14" Type="http://schemas.openxmlformats.org/officeDocument/2006/relationships/hyperlink" Target="https://www.linkedin.com/shareArticle?mini=true&amp;url=https://daadscholarship.com/10-ats-compatible-curriculum-vitae-cv-formats-for-2025-to-get-you-selected/&amp;title=10%20ATS-Compatible%20Curriculum%20vitae%20%28CV%29%20Formats%20for%202025%20to%20Get%20You%20Selected%21" TargetMode="External"/><Relationship Id="rId22" Type="http://schemas.openxmlformats.org/officeDocument/2006/relationships/hyperlink" Target="https://www.sciencedirect.com/science/article/abs/pii/S0001209206634546" TargetMode="External"/><Relationship Id="rId27" Type="http://schemas.openxmlformats.org/officeDocument/2006/relationships/hyperlink" Target="https://choosework.ssa.gov/blog/2024-08-08-how-to-make-your-resume-applicant-tracking-system-friendly.html" TargetMode="External"/><Relationship Id="rId30" Type="http://schemas.openxmlformats.org/officeDocument/2006/relationships/hyperlink" Target="https://careerservices.cns.utexas.edu/resources/resumes/applicant-tracking-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 Computers</dc:creator>
  <cp:lastModifiedBy>Mega Computers</cp:lastModifiedBy>
  <cp:revision>8</cp:revision>
  <dcterms:created xsi:type="dcterms:W3CDTF">2025-01-28T03:30:00Z</dcterms:created>
  <dcterms:modified xsi:type="dcterms:W3CDTF">2025-01-28T04:16:00Z</dcterms:modified>
</cp:coreProperties>
</file>